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7CE3B7D" w14:textId="77777777" w:rsidR="003861AA" w:rsidRDefault="003861AA" w:rsidP="00880939">
      <w:pPr>
        <w:spacing w:line="480" w:lineRule="auto"/>
        <w:rPr>
          <w:rFonts w:ascii="Times New Roman" w:hAnsi="Times New Roman"/>
          <w:sz w:val="24"/>
          <w:szCs w:val="24"/>
        </w:rPr>
      </w:pPr>
      <w:r w:rsidRPr="00282249">
        <w:rPr>
          <w:rFonts w:ascii="Times New Roman" w:hAnsi="Times New Roman"/>
          <w:b/>
          <w:sz w:val="24"/>
          <w:szCs w:val="24"/>
        </w:rPr>
        <w:t>Running head:</w:t>
      </w:r>
      <w:r>
        <w:rPr>
          <w:rFonts w:ascii="Times New Roman" w:hAnsi="Times New Roman"/>
          <w:sz w:val="24"/>
          <w:szCs w:val="24"/>
        </w:rPr>
        <w:t xml:space="preserve"> Tanner crab recruitment mechanisms</w:t>
      </w:r>
    </w:p>
    <w:p w14:paraId="60090FD8" w14:textId="2A81E23E" w:rsidR="00525AD2" w:rsidRPr="00784B9C" w:rsidRDefault="00525AD2" w:rsidP="00525AD2">
      <w:pPr>
        <w:spacing w:line="480" w:lineRule="auto"/>
        <w:contextualSpacing/>
        <w:rPr>
          <w:rFonts w:ascii="Times New Roman" w:hAnsi="Times New Roman"/>
          <w:b/>
          <w:sz w:val="28"/>
          <w:szCs w:val="28"/>
        </w:rPr>
      </w:pPr>
      <w:r>
        <w:rPr>
          <w:rFonts w:ascii="Times New Roman" w:hAnsi="Times New Roman"/>
          <w:b/>
          <w:sz w:val="28"/>
          <w:szCs w:val="28"/>
        </w:rPr>
        <w:t xml:space="preserve">Evidence for a </w:t>
      </w:r>
      <w:r w:rsidR="006B0A8E">
        <w:rPr>
          <w:rFonts w:ascii="Times New Roman" w:hAnsi="Times New Roman"/>
          <w:b/>
          <w:sz w:val="28"/>
          <w:szCs w:val="28"/>
        </w:rPr>
        <w:t>spawner</w:t>
      </w:r>
      <w:r>
        <w:rPr>
          <w:rFonts w:ascii="Times New Roman" w:hAnsi="Times New Roman"/>
          <w:b/>
          <w:sz w:val="28"/>
          <w:szCs w:val="28"/>
        </w:rPr>
        <w:t xml:space="preserve">-recruit relationship in Bering Sea Tanner crab </w:t>
      </w:r>
      <w:commentRangeStart w:id="0"/>
      <w:del w:id="1" w:author="Mike.Litzow" w:date="2024-04-06T14:37:00Z">
        <w:r w:rsidDel="006467C6">
          <w:rPr>
            <w:rFonts w:ascii="Times New Roman" w:hAnsi="Times New Roman"/>
            <w:b/>
            <w:sz w:val="28"/>
            <w:szCs w:val="28"/>
          </w:rPr>
          <w:delText xml:space="preserve">survey </w:delText>
        </w:r>
        <w:commentRangeStart w:id="2"/>
        <w:r w:rsidDel="006467C6">
          <w:rPr>
            <w:rFonts w:ascii="Times New Roman" w:hAnsi="Times New Roman"/>
            <w:b/>
            <w:sz w:val="28"/>
            <w:szCs w:val="28"/>
          </w:rPr>
          <w:delText>data</w:delText>
        </w:r>
      </w:del>
      <w:commentRangeEnd w:id="0"/>
      <w:r w:rsidR="006467C6">
        <w:rPr>
          <w:rStyle w:val="CommentReference"/>
        </w:rPr>
        <w:commentReference w:id="0"/>
      </w:r>
      <w:commentRangeEnd w:id="2"/>
      <w:r w:rsidR="003233BB">
        <w:rPr>
          <w:rStyle w:val="CommentReference"/>
        </w:rPr>
        <w:commentReference w:id="2"/>
      </w:r>
    </w:p>
    <w:p w14:paraId="56B1B486" w14:textId="77777777" w:rsidR="00525AD2" w:rsidRDefault="00525AD2" w:rsidP="00525AD2">
      <w:pPr>
        <w:spacing w:line="480" w:lineRule="auto"/>
        <w:ind w:firstLine="720"/>
        <w:contextualSpacing/>
        <w:rPr>
          <w:rFonts w:ascii="Times New Roman" w:hAnsi="Times New Roman"/>
          <w:sz w:val="24"/>
          <w:szCs w:val="24"/>
        </w:rPr>
      </w:pPr>
    </w:p>
    <w:p w14:paraId="7A675776" w14:textId="77777777" w:rsidR="00525AD2" w:rsidRPr="00321352" w:rsidRDefault="00525AD2" w:rsidP="00880939">
      <w:pPr>
        <w:spacing w:line="480" w:lineRule="auto"/>
        <w:rPr>
          <w:rFonts w:ascii="Times New Roman" w:hAnsi="Times New Roman"/>
          <w:sz w:val="24"/>
          <w:szCs w:val="24"/>
          <w:vertAlign w:val="superscript"/>
        </w:rPr>
      </w:pPr>
      <w:r>
        <w:rPr>
          <w:rFonts w:ascii="Times New Roman" w:hAnsi="Times New Roman"/>
          <w:sz w:val="24"/>
          <w:szCs w:val="24"/>
        </w:rPr>
        <w:t>Jonathan I. Richar</w:t>
      </w:r>
      <w:r w:rsidRPr="00653A1F">
        <w:rPr>
          <w:rFonts w:ascii="Times New Roman" w:hAnsi="Times New Roman"/>
          <w:sz w:val="24"/>
          <w:szCs w:val="24"/>
          <w:vertAlign w:val="superscript"/>
        </w:rPr>
        <w:t>1</w:t>
      </w:r>
      <w:r>
        <w:rPr>
          <w:rFonts w:ascii="Times New Roman" w:hAnsi="Times New Roman"/>
          <w:sz w:val="24"/>
          <w:szCs w:val="24"/>
        </w:rPr>
        <w:t>, Michael A. Litzow</w:t>
      </w:r>
      <w:r>
        <w:rPr>
          <w:rFonts w:ascii="Times New Roman" w:hAnsi="Times New Roman"/>
          <w:sz w:val="24"/>
          <w:szCs w:val="24"/>
          <w:vertAlign w:val="superscript"/>
        </w:rPr>
        <w:t xml:space="preserve">1 </w:t>
      </w:r>
      <w:r>
        <w:rPr>
          <w:rFonts w:ascii="Times New Roman" w:hAnsi="Times New Roman"/>
          <w:sz w:val="24"/>
          <w:szCs w:val="24"/>
        </w:rPr>
        <w:t>and Gordon H. Kruse</w:t>
      </w:r>
      <w:r>
        <w:rPr>
          <w:rFonts w:ascii="Times New Roman" w:hAnsi="Times New Roman"/>
          <w:sz w:val="24"/>
          <w:szCs w:val="24"/>
          <w:vertAlign w:val="superscript"/>
        </w:rPr>
        <w:t>2</w:t>
      </w:r>
      <w:r>
        <w:rPr>
          <w:rFonts w:ascii="Times New Roman" w:hAnsi="Times New Roman"/>
          <w:sz w:val="24"/>
          <w:szCs w:val="24"/>
        </w:rPr>
        <w:t xml:space="preserve"> </w:t>
      </w:r>
    </w:p>
    <w:p w14:paraId="3456D149" w14:textId="32BD380B" w:rsidR="003861AA" w:rsidRDefault="003861AA" w:rsidP="003861AA">
      <w:pPr>
        <w:shd w:val="clear" w:color="auto" w:fill="FFFFFF"/>
        <w:spacing w:line="480" w:lineRule="auto"/>
        <w:rPr>
          <w:rStyle w:val="Hyperlink"/>
          <w:rFonts w:ascii="Times New Roman" w:hAnsi="Times New Roman"/>
          <w:sz w:val="24"/>
          <w:szCs w:val="24"/>
        </w:rPr>
      </w:pPr>
      <w:r>
        <w:rPr>
          <w:rFonts w:ascii="Times New Roman" w:hAnsi="Times New Roman"/>
          <w:sz w:val="24"/>
          <w:szCs w:val="24"/>
          <w:vertAlign w:val="superscript"/>
        </w:rPr>
        <w:t>1</w:t>
      </w:r>
      <w:r>
        <w:rPr>
          <w:rFonts w:ascii="Times New Roman" w:hAnsi="Times New Roman"/>
          <w:sz w:val="24"/>
          <w:szCs w:val="24"/>
        </w:rPr>
        <w:t>National Marine Fisheries Service, Alaska Fisheries Science Center, Kodiak L</w:t>
      </w:r>
      <w:r w:rsidRPr="005B50A7">
        <w:rPr>
          <w:rFonts w:ascii="Times New Roman" w:hAnsi="Times New Roman"/>
          <w:sz w:val="24"/>
          <w:szCs w:val="24"/>
        </w:rPr>
        <w:t xml:space="preserve">aboratory, </w:t>
      </w:r>
      <w:r w:rsidRPr="00180BE5">
        <w:rPr>
          <w:rFonts w:ascii="Times New Roman" w:hAnsi="Times New Roman" w:cs="Times New Roman"/>
          <w:sz w:val="24"/>
          <w:szCs w:val="24"/>
        </w:rPr>
        <w:t xml:space="preserve">301 Research Court, Kodiak, </w:t>
      </w:r>
      <w:r>
        <w:rPr>
          <w:rFonts w:ascii="Times New Roman" w:hAnsi="Times New Roman"/>
          <w:sz w:val="24"/>
          <w:szCs w:val="24"/>
        </w:rPr>
        <w:t>Alaska</w:t>
      </w:r>
      <w:r w:rsidRPr="00180BE5">
        <w:rPr>
          <w:rFonts w:ascii="Times New Roman" w:hAnsi="Times New Roman" w:cs="Times New Roman"/>
          <w:sz w:val="24"/>
          <w:szCs w:val="24"/>
        </w:rPr>
        <w:t xml:space="preserve"> 99615</w:t>
      </w:r>
      <w:r>
        <w:rPr>
          <w:rFonts w:ascii="Times New Roman" w:hAnsi="Times New Roman"/>
          <w:sz w:val="24"/>
          <w:szCs w:val="24"/>
        </w:rPr>
        <w:t xml:space="preserve">, USA. </w:t>
      </w:r>
    </w:p>
    <w:p w14:paraId="01A7A2AF" w14:textId="5F2616A4" w:rsidR="003861AA" w:rsidRDefault="003861AA" w:rsidP="00880939">
      <w:pPr>
        <w:spacing w:line="480" w:lineRule="auto"/>
        <w:rPr>
          <w:rFonts w:ascii="Times New Roman" w:hAnsi="Times New Roman"/>
          <w:sz w:val="24"/>
          <w:szCs w:val="24"/>
        </w:rPr>
      </w:pPr>
      <w:r>
        <w:rPr>
          <w:rFonts w:ascii="Times New Roman" w:hAnsi="Times New Roman"/>
          <w:sz w:val="24"/>
          <w:szCs w:val="24"/>
          <w:vertAlign w:val="superscript"/>
        </w:rPr>
        <w:t>2</w:t>
      </w:r>
      <w:r>
        <w:rPr>
          <w:rFonts w:ascii="Times New Roman" w:hAnsi="Times New Roman"/>
          <w:sz w:val="24"/>
          <w:szCs w:val="24"/>
        </w:rPr>
        <w:t xml:space="preserve">University of Alaska Fairbanks, College of Fisheries and Ocean Sciences, Department of Fisheries, 17101 Point Lena Loop Road, Juneau, Alaska 99801, USA. </w:t>
      </w:r>
    </w:p>
    <w:p w14:paraId="696F0C8E" w14:textId="77777777" w:rsidR="003861AA" w:rsidRDefault="003861AA" w:rsidP="003861AA">
      <w:pPr>
        <w:shd w:val="clear" w:color="auto" w:fill="FFFFFF"/>
        <w:spacing w:line="480" w:lineRule="auto"/>
        <w:rPr>
          <w:rStyle w:val="Hyperlink"/>
          <w:rFonts w:ascii="Times New Roman" w:hAnsi="Times New Roman"/>
          <w:sz w:val="24"/>
          <w:szCs w:val="24"/>
        </w:rPr>
      </w:pPr>
      <w:r>
        <w:rPr>
          <w:rFonts w:ascii="Times New Roman" w:hAnsi="Times New Roman"/>
          <w:sz w:val="24"/>
          <w:szCs w:val="24"/>
        </w:rPr>
        <w:t xml:space="preserve">Correspondence to J.I. Richar; email: </w:t>
      </w:r>
      <w:hyperlink r:id="rId9" w:history="1">
        <w:r w:rsidRPr="00180BE5">
          <w:rPr>
            <w:rStyle w:val="Hyperlink"/>
            <w:rFonts w:ascii="Times New Roman" w:hAnsi="Times New Roman"/>
            <w:sz w:val="24"/>
            <w:szCs w:val="24"/>
          </w:rPr>
          <w:t>jon.richar@noaa.gov</w:t>
        </w:r>
      </w:hyperlink>
    </w:p>
    <w:p w14:paraId="533F6C51" w14:textId="77777777" w:rsidR="003861AA" w:rsidRDefault="003861AA" w:rsidP="003861AA">
      <w:pPr>
        <w:spacing w:line="480" w:lineRule="auto"/>
        <w:contextualSpacing/>
        <w:rPr>
          <w:rFonts w:ascii="Times New Roman" w:hAnsi="Times New Roman"/>
          <w:sz w:val="24"/>
          <w:szCs w:val="24"/>
        </w:rPr>
      </w:pPr>
    </w:p>
    <w:p w14:paraId="5142D515" w14:textId="1D62904E" w:rsidR="00525AD2" w:rsidRPr="00F610A0" w:rsidDel="006649F9" w:rsidRDefault="003861AA" w:rsidP="00525AD2">
      <w:pPr>
        <w:spacing w:line="480" w:lineRule="auto"/>
        <w:contextualSpacing/>
        <w:rPr>
          <w:del w:id="3" w:author="Mike.Litzow" w:date="2024-06-20T10:17:00Z"/>
          <w:rFonts w:ascii="Times New Roman" w:hAnsi="Times New Roman"/>
          <w:sz w:val="24"/>
          <w:szCs w:val="24"/>
        </w:rPr>
      </w:pPr>
      <w:r>
        <w:rPr>
          <w:rFonts w:ascii="Times New Roman" w:hAnsi="Times New Roman"/>
          <w:b/>
          <w:sz w:val="24"/>
          <w:szCs w:val="24"/>
        </w:rPr>
        <w:t xml:space="preserve">Abstract </w:t>
      </w:r>
      <w:r w:rsidR="00525AD2" w:rsidRPr="00F610A0">
        <w:rPr>
          <w:rFonts w:ascii="Times New Roman" w:hAnsi="Times New Roman"/>
          <w:sz w:val="24"/>
          <w:szCs w:val="24"/>
        </w:rPr>
        <w:t>We</w:t>
      </w:r>
      <w:ins w:id="4" w:author="Mike.Litzow" w:date="2024-06-20T09:35:00Z">
        <w:r w:rsidR="00272CD6">
          <w:rPr>
            <w:rFonts w:ascii="Times New Roman" w:hAnsi="Times New Roman"/>
            <w:sz w:val="24"/>
            <w:szCs w:val="24"/>
          </w:rPr>
          <w:t xml:space="preserve"> used a fisheries-independent survey time series </w:t>
        </w:r>
      </w:ins>
      <w:ins w:id="5" w:author="Mike.Litzow" w:date="2024-06-20T09:36:00Z">
        <w:r w:rsidR="00272CD6">
          <w:rPr>
            <w:rFonts w:ascii="Times New Roman" w:hAnsi="Times New Roman"/>
            <w:sz w:val="24"/>
            <w:szCs w:val="24"/>
          </w:rPr>
          <w:t xml:space="preserve"> from </w:t>
        </w:r>
      </w:ins>
      <w:ins w:id="6" w:author="Mike.Litzow" w:date="2024-06-20T09:35:00Z">
        <w:r w:rsidR="00272CD6">
          <w:rPr>
            <w:rFonts w:ascii="Times New Roman" w:hAnsi="Times New Roman"/>
            <w:sz w:val="24"/>
            <w:szCs w:val="24"/>
          </w:rPr>
          <w:t>1978-20</w:t>
        </w:r>
      </w:ins>
      <w:ins w:id="7" w:author="Mike.Litzow" w:date="2024-06-20T09:36:00Z">
        <w:r w:rsidR="00272CD6">
          <w:rPr>
            <w:rFonts w:ascii="Times New Roman" w:hAnsi="Times New Roman"/>
            <w:sz w:val="24"/>
            <w:szCs w:val="24"/>
          </w:rPr>
          <w:t>19 to</w:t>
        </w:r>
      </w:ins>
      <w:del w:id="8" w:author="Mike.Litzow" w:date="2024-06-20T09:35:00Z">
        <w:r w:rsidR="00525AD2" w:rsidRPr="00F610A0" w:rsidDel="00272CD6">
          <w:rPr>
            <w:rFonts w:ascii="Times New Roman" w:hAnsi="Times New Roman"/>
            <w:sz w:val="24"/>
            <w:szCs w:val="24"/>
          </w:rPr>
          <w:delText xml:space="preserve"> </w:delText>
        </w:r>
      </w:del>
      <w:r w:rsidR="00525AD2" w:rsidRPr="00F610A0">
        <w:rPr>
          <w:rFonts w:ascii="Times New Roman" w:hAnsi="Times New Roman"/>
          <w:sz w:val="24"/>
          <w:szCs w:val="24"/>
        </w:rPr>
        <w:t>investigate</w:t>
      </w:r>
      <w:del w:id="9" w:author="Mike.Litzow" w:date="2024-06-20T09:36:00Z">
        <w:r w:rsidR="00525AD2" w:rsidRPr="00F610A0" w:rsidDel="00272CD6">
          <w:rPr>
            <w:rFonts w:ascii="Times New Roman" w:hAnsi="Times New Roman"/>
            <w:sz w:val="24"/>
            <w:szCs w:val="24"/>
          </w:rPr>
          <w:delText>d</w:delText>
        </w:r>
      </w:del>
      <w:r w:rsidR="00525AD2" w:rsidRPr="00F610A0">
        <w:rPr>
          <w:rFonts w:ascii="Times New Roman" w:hAnsi="Times New Roman"/>
          <w:sz w:val="24"/>
          <w:szCs w:val="24"/>
        </w:rPr>
        <w:t xml:space="preserve"> </w:t>
      </w:r>
      <w:del w:id="10" w:author="Mike.Litzow" w:date="2024-06-20T09:34:00Z">
        <w:r w:rsidR="00525AD2" w:rsidRPr="00F610A0" w:rsidDel="00272CD6">
          <w:rPr>
            <w:rFonts w:ascii="Times New Roman" w:hAnsi="Times New Roman"/>
            <w:sz w:val="24"/>
            <w:szCs w:val="24"/>
          </w:rPr>
          <w:delText xml:space="preserve">hypotheses concerning </w:delText>
        </w:r>
      </w:del>
      <w:r w:rsidR="00525AD2" w:rsidRPr="00F610A0">
        <w:rPr>
          <w:rFonts w:ascii="Times New Roman" w:hAnsi="Times New Roman"/>
          <w:sz w:val="24"/>
          <w:szCs w:val="24"/>
        </w:rPr>
        <w:t xml:space="preserve">the effects of spawning female abundance and </w:t>
      </w:r>
      <w:r w:rsidR="00525AD2">
        <w:rPr>
          <w:rFonts w:ascii="Times New Roman" w:hAnsi="Times New Roman"/>
          <w:sz w:val="24"/>
          <w:szCs w:val="24"/>
        </w:rPr>
        <w:t xml:space="preserve">a suite of environmental covariates on recruitment of juvenile </w:t>
      </w:r>
      <w:r w:rsidR="00525AD2" w:rsidRPr="00F610A0">
        <w:rPr>
          <w:rFonts w:ascii="Times New Roman" w:hAnsi="Times New Roman"/>
          <w:sz w:val="24"/>
          <w:szCs w:val="24"/>
        </w:rPr>
        <w:t>Tanner crab</w:t>
      </w:r>
      <w:del w:id="11" w:author="Jon.Richar" w:date="2024-07-26T14:08:00Z">
        <w:r w:rsidR="00525AD2" w:rsidRPr="00F610A0" w:rsidDel="003922AA">
          <w:rPr>
            <w:rFonts w:ascii="Times New Roman" w:hAnsi="Times New Roman"/>
            <w:sz w:val="24"/>
            <w:szCs w:val="24"/>
          </w:rPr>
          <w:delText>s</w:delText>
        </w:r>
      </w:del>
      <w:r w:rsidR="00525AD2" w:rsidRPr="00F610A0">
        <w:rPr>
          <w:rFonts w:ascii="Times New Roman" w:hAnsi="Times New Roman"/>
          <w:sz w:val="24"/>
          <w:szCs w:val="24"/>
        </w:rPr>
        <w:t xml:space="preserve">, </w:t>
      </w:r>
      <w:r w:rsidR="00525AD2" w:rsidRPr="00F610A0">
        <w:rPr>
          <w:rFonts w:ascii="Times New Roman" w:hAnsi="Times New Roman"/>
          <w:i/>
          <w:sz w:val="24"/>
          <w:szCs w:val="24"/>
        </w:rPr>
        <w:t>Chionoecetes bairdi</w:t>
      </w:r>
      <w:r w:rsidR="00525AD2" w:rsidRPr="00F610A0">
        <w:rPr>
          <w:rFonts w:ascii="Times New Roman" w:hAnsi="Times New Roman"/>
          <w:sz w:val="24"/>
          <w:szCs w:val="24"/>
        </w:rPr>
        <w:t>, in the eastern Bering Sea</w:t>
      </w:r>
      <w:r w:rsidR="00525AD2">
        <w:rPr>
          <w:rFonts w:ascii="Times New Roman" w:hAnsi="Times New Roman"/>
          <w:sz w:val="24"/>
          <w:szCs w:val="24"/>
        </w:rPr>
        <w:t xml:space="preserve"> (</w:t>
      </w:r>
      <w:r w:rsidR="00053B04">
        <w:rPr>
          <w:rFonts w:ascii="Times New Roman" w:hAnsi="Times New Roman"/>
          <w:sz w:val="24"/>
          <w:szCs w:val="24"/>
        </w:rPr>
        <w:t>EBS</w:t>
      </w:r>
      <w:r w:rsidR="00525AD2">
        <w:rPr>
          <w:rFonts w:ascii="Times New Roman" w:hAnsi="Times New Roman"/>
          <w:sz w:val="24"/>
          <w:szCs w:val="24"/>
        </w:rPr>
        <w:t>)</w:t>
      </w:r>
      <w:r w:rsidR="00525AD2" w:rsidRPr="00F610A0">
        <w:rPr>
          <w:rFonts w:ascii="Times New Roman" w:hAnsi="Times New Roman"/>
          <w:sz w:val="24"/>
          <w:szCs w:val="24"/>
        </w:rPr>
        <w:t xml:space="preserve">. </w:t>
      </w:r>
      <w:del w:id="12" w:author="Mike.Litzow" w:date="2024-06-20T09:37:00Z">
        <w:r w:rsidR="00525AD2" w:rsidDel="00272CD6">
          <w:rPr>
            <w:rFonts w:ascii="Times New Roman" w:hAnsi="Times New Roman"/>
            <w:sz w:val="24"/>
            <w:szCs w:val="24"/>
          </w:rPr>
          <w:delText>H</w:delText>
        </w:r>
        <w:r w:rsidR="00525AD2" w:rsidRPr="00F610A0" w:rsidDel="00272CD6">
          <w:rPr>
            <w:rFonts w:ascii="Times New Roman" w:hAnsi="Times New Roman"/>
            <w:sz w:val="24"/>
            <w:szCs w:val="24"/>
          </w:rPr>
          <w:delText xml:space="preserve">ypotheses </w:delText>
        </w:r>
        <w:r w:rsidR="00525AD2" w:rsidDel="00272CD6">
          <w:rPr>
            <w:rFonts w:ascii="Times New Roman" w:hAnsi="Times New Roman"/>
            <w:sz w:val="24"/>
            <w:szCs w:val="24"/>
          </w:rPr>
          <w:delText xml:space="preserve">about causal relationships were tested </w:delText>
        </w:r>
        <w:r w:rsidR="00525AD2" w:rsidRPr="00F610A0" w:rsidDel="00272CD6">
          <w:rPr>
            <w:rFonts w:ascii="Times New Roman" w:hAnsi="Times New Roman"/>
            <w:sz w:val="24"/>
            <w:szCs w:val="24"/>
          </w:rPr>
          <w:delText xml:space="preserve">using </w:delText>
        </w:r>
        <w:r w:rsidR="00525AD2" w:rsidDel="00272CD6">
          <w:rPr>
            <w:rFonts w:ascii="Times New Roman" w:hAnsi="Times New Roman"/>
            <w:sz w:val="24"/>
            <w:szCs w:val="24"/>
          </w:rPr>
          <w:delText>generalized least squares</w:delText>
        </w:r>
        <w:r w:rsidR="00525AD2" w:rsidRPr="00F610A0" w:rsidDel="00272CD6">
          <w:rPr>
            <w:rFonts w:ascii="Times New Roman" w:hAnsi="Times New Roman"/>
            <w:sz w:val="24"/>
            <w:szCs w:val="24"/>
          </w:rPr>
          <w:delText xml:space="preserve"> </w:delText>
        </w:r>
        <w:r w:rsidR="00525AD2" w:rsidDel="00272CD6">
          <w:rPr>
            <w:rFonts w:ascii="Times New Roman" w:hAnsi="Times New Roman"/>
            <w:sz w:val="24"/>
            <w:szCs w:val="24"/>
          </w:rPr>
          <w:delText xml:space="preserve">and generalized additive modeling </w:delText>
        </w:r>
        <w:r w:rsidR="00525AD2" w:rsidRPr="00F610A0" w:rsidDel="00272CD6">
          <w:rPr>
            <w:rFonts w:ascii="Times New Roman" w:hAnsi="Times New Roman"/>
            <w:sz w:val="24"/>
            <w:szCs w:val="24"/>
          </w:rPr>
          <w:delText>procedures.</w:delText>
        </w:r>
      </w:del>
      <w:ins w:id="13" w:author="Mike.Litzow" w:date="2024-06-20T09:37:00Z">
        <w:r w:rsidR="00272CD6">
          <w:rPr>
            <w:rFonts w:ascii="Times New Roman" w:hAnsi="Times New Roman"/>
            <w:sz w:val="24"/>
            <w:szCs w:val="24"/>
          </w:rPr>
          <w:t xml:space="preserve">Using a </w:t>
        </w:r>
      </w:ins>
      <w:ins w:id="14" w:author="Mike.Litzow" w:date="2024-06-20T09:43:00Z">
        <w:r w:rsidR="00272CD6">
          <w:rPr>
            <w:rFonts w:ascii="Times New Roman" w:hAnsi="Times New Roman"/>
            <w:sz w:val="24"/>
            <w:szCs w:val="24"/>
          </w:rPr>
          <w:t xml:space="preserve">flexible semi-parametric regression approach with autocorrelated </w:t>
        </w:r>
      </w:ins>
      <w:ins w:id="15" w:author="Mike.Litzow" w:date="2024-06-20T09:44:00Z">
        <w:r w:rsidR="00272CD6">
          <w:rPr>
            <w:rFonts w:ascii="Times New Roman" w:hAnsi="Times New Roman"/>
            <w:sz w:val="24"/>
            <w:szCs w:val="24"/>
          </w:rPr>
          <w:t xml:space="preserve">errors, we found evidence for negative density dependence in the stock, with </w:t>
        </w:r>
        <w:r w:rsidR="00621359">
          <w:rPr>
            <w:rFonts w:ascii="Times New Roman" w:hAnsi="Times New Roman"/>
            <w:sz w:val="24"/>
            <w:szCs w:val="24"/>
          </w:rPr>
          <w:t xml:space="preserve">spawner abundance (mature females) explaining </w:t>
        </w:r>
        <w:del w:id="16" w:author="Jon.Richar" w:date="2024-09-17T09:02:00Z">
          <w:r w:rsidR="00621359" w:rsidDel="00D47F53">
            <w:rPr>
              <w:rFonts w:ascii="Times New Roman" w:hAnsi="Times New Roman"/>
              <w:sz w:val="24"/>
              <w:szCs w:val="24"/>
            </w:rPr>
            <w:delText>__</w:delText>
          </w:r>
        </w:del>
      </w:ins>
      <w:commentRangeStart w:id="17"/>
      <w:ins w:id="18" w:author="Jon.Richar" w:date="2024-09-17T09:02:00Z">
        <w:r w:rsidR="00D47F53">
          <w:rPr>
            <w:rFonts w:ascii="Times New Roman" w:hAnsi="Times New Roman"/>
            <w:sz w:val="24"/>
            <w:szCs w:val="24"/>
          </w:rPr>
          <w:t>75.7</w:t>
        </w:r>
      </w:ins>
      <w:ins w:id="19" w:author="Mike.Litzow" w:date="2024-06-20T09:44:00Z">
        <w:del w:id="20" w:author="Jon.Richar" w:date="2024-09-17T09:02:00Z">
          <w:r w:rsidR="00621359" w:rsidDel="00D47F53">
            <w:rPr>
              <w:rFonts w:ascii="Times New Roman" w:hAnsi="Times New Roman"/>
              <w:sz w:val="24"/>
              <w:szCs w:val="24"/>
            </w:rPr>
            <w:delText xml:space="preserve"> </w:delText>
          </w:r>
        </w:del>
      </w:ins>
      <w:commentRangeEnd w:id="17"/>
      <w:r w:rsidR="00D47F53">
        <w:rPr>
          <w:rStyle w:val="CommentReference"/>
        </w:rPr>
        <w:commentReference w:id="17"/>
      </w:r>
      <w:ins w:id="21" w:author="Mike.Litzow" w:date="2024-06-20T09:45:00Z">
        <w:r w:rsidR="00621359">
          <w:rPr>
            <w:rFonts w:ascii="Times New Roman" w:hAnsi="Times New Roman"/>
            <w:sz w:val="24"/>
            <w:szCs w:val="24"/>
          </w:rPr>
          <w:t>% of variability in productivity for the stock (ln[recruits/spawner])</w:t>
        </w:r>
      </w:ins>
      <w:ins w:id="22" w:author="Jon.Richar" w:date="2024-09-17T09:02:00Z">
        <w:r w:rsidR="00D47F53">
          <w:rPr>
            <w:rFonts w:ascii="Times New Roman" w:hAnsi="Times New Roman"/>
            <w:sz w:val="24"/>
            <w:szCs w:val="24"/>
          </w:rPr>
          <w:t>.</w:t>
        </w:r>
      </w:ins>
      <w:ins w:id="23" w:author="Mike.Litzow" w:date="2024-06-20T09:45:00Z">
        <w:del w:id="24" w:author="Jon.Richar" w:date="2024-09-17T09:02:00Z">
          <w:r w:rsidR="00621359" w:rsidDel="00D47F53">
            <w:rPr>
              <w:rFonts w:ascii="Times New Roman" w:hAnsi="Times New Roman"/>
              <w:sz w:val="24"/>
              <w:szCs w:val="24"/>
            </w:rPr>
            <w:delText xml:space="preserve">. </w:delText>
          </w:r>
        </w:del>
      </w:ins>
      <w:ins w:id="25" w:author="Mike.Litzow" w:date="2024-06-20T09:47:00Z">
        <w:r w:rsidR="00621359">
          <w:rPr>
            <w:rFonts w:ascii="Times New Roman" w:hAnsi="Times New Roman"/>
            <w:sz w:val="24"/>
            <w:szCs w:val="24"/>
          </w:rPr>
          <w:t>Survey estimates of flathead sole (</w:t>
        </w:r>
      </w:ins>
      <w:ins w:id="26" w:author="Mike.Litzow" w:date="2024-06-20T09:49:00Z">
        <w:r w:rsidR="00621359" w:rsidRPr="00621359">
          <w:rPr>
            <w:rFonts w:ascii="Times New Roman" w:hAnsi="Times New Roman"/>
            <w:i/>
            <w:sz w:val="24"/>
            <w:szCs w:val="24"/>
            <w:rPrChange w:id="27" w:author="Mike.Litzow" w:date="2024-06-20T09:49:00Z">
              <w:rPr>
                <w:rFonts w:ascii="Times New Roman" w:hAnsi="Times New Roman"/>
                <w:sz w:val="24"/>
                <w:szCs w:val="24"/>
              </w:rPr>
            </w:rPrChange>
          </w:rPr>
          <w:t xml:space="preserve">Hippoglossoides </w:t>
        </w:r>
      </w:ins>
      <w:ins w:id="28" w:author="Mike.Litzow" w:date="2024-06-20T09:48:00Z">
        <w:r w:rsidR="00621359" w:rsidRPr="00621359">
          <w:rPr>
            <w:rFonts w:ascii="Times New Roman" w:hAnsi="Times New Roman"/>
            <w:i/>
            <w:sz w:val="24"/>
            <w:szCs w:val="24"/>
            <w:rPrChange w:id="29" w:author="Mike.Litzow" w:date="2024-06-20T09:49:00Z">
              <w:rPr>
                <w:rFonts w:ascii="Times New Roman" w:hAnsi="Times New Roman"/>
                <w:sz w:val="24"/>
                <w:szCs w:val="24"/>
              </w:rPr>
            </w:rPrChange>
          </w:rPr>
          <w:t>elassodon</w:t>
        </w:r>
      </w:ins>
      <w:ins w:id="30" w:author="Mike.Litzow" w:date="2024-06-20T09:49:00Z">
        <w:r w:rsidR="00621359">
          <w:rPr>
            <w:rFonts w:ascii="Times New Roman" w:hAnsi="Times New Roman"/>
            <w:sz w:val="24"/>
            <w:szCs w:val="24"/>
          </w:rPr>
          <w:t>)</w:t>
        </w:r>
      </w:ins>
      <w:ins w:id="31" w:author="Mike.Litzow" w:date="2024-06-20T09:47:00Z">
        <w:r w:rsidR="00621359">
          <w:rPr>
            <w:rFonts w:ascii="Times New Roman" w:hAnsi="Times New Roman"/>
            <w:sz w:val="24"/>
            <w:szCs w:val="24"/>
          </w:rPr>
          <w:t xml:space="preserve"> abundance</w:t>
        </w:r>
      </w:ins>
      <w:ins w:id="32" w:author="Mike.Litzow" w:date="2024-06-20T09:49:00Z">
        <w:r w:rsidR="00621359">
          <w:rPr>
            <w:rFonts w:ascii="Times New Roman" w:hAnsi="Times New Roman"/>
            <w:sz w:val="24"/>
            <w:szCs w:val="24"/>
          </w:rPr>
          <w:t xml:space="preserve"> showed a negative relationship with Tanner crab productivity,</w:t>
        </w:r>
      </w:ins>
      <w:ins w:id="33" w:author="Mike.Litzow" w:date="2024-06-20T09:50:00Z">
        <w:r w:rsidR="00621359">
          <w:rPr>
            <w:rFonts w:ascii="Times New Roman" w:hAnsi="Times New Roman"/>
            <w:sz w:val="24"/>
            <w:szCs w:val="24"/>
          </w:rPr>
          <w:t xml:space="preserve"> providing evidence for possible top-down control of productivity.</w:t>
        </w:r>
      </w:ins>
      <w:ins w:id="34" w:author="Mike.Litzow" w:date="2024-06-20T09:53:00Z">
        <w:r w:rsidR="00621359">
          <w:rPr>
            <w:rFonts w:ascii="Times New Roman" w:hAnsi="Times New Roman"/>
            <w:sz w:val="24"/>
            <w:szCs w:val="24"/>
          </w:rPr>
          <w:t xml:space="preserve"> </w:t>
        </w:r>
      </w:ins>
      <w:ins w:id="35" w:author="Mike.Litzow" w:date="2024-06-20T09:57:00Z">
        <w:r w:rsidR="00751E10">
          <w:rPr>
            <w:rFonts w:ascii="Times New Roman" w:hAnsi="Times New Roman"/>
            <w:sz w:val="24"/>
            <w:szCs w:val="24"/>
          </w:rPr>
          <w:t>The data were not consistent with an effect</w:t>
        </w:r>
      </w:ins>
      <w:ins w:id="36" w:author="Mike.Litzow" w:date="2024-06-20T10:03:00Z">
        <w:r w:rsidR="00751E10">
          <w:rPr>
            <w:rFonts w:ascii="Times New Roman" w:hAnsi="Times New Roman"/>
            <w:sz w:val="24"/>
            <w:szCs w:val="24"/>
          </w:rPr>
          <w:t xml:space="preserve"> on </w:t>
        </w:r>
      </w:ins>
      <w:ins w:id="37" w:author="Mike.Litzow" w:date="2024-06-20T10:04:00Z">
        <w:r w:rsidR="00751E10">
          <w:rPr>
            <w:rFonts w:ascii="Times New Roman" w:hAnsi="Times New Roman"/>
            <w:sz w:val="24"/>
            <w:szCs w:val="24"/>
          </w:rPr>
          <w:t>productivity through</w:t>
        </w:r>
      </w:ins>
      <w:ins w:id="38" w:author="Mike.Litzow" w:date="2024-06-20T09:57:00Z">
        <w:r w:rsidR="00751E10">
          <w:rPr>
            <w:rFonts w:ascii="Times New Roman" w:hAnsi="Times New Roman"/>
            <w:sz w:val="24"/>
            <w:szCs w:val="24"/>
          </w:rPr>
          <w:t xml:space="preserve"> predation by Pa</w:t>
        </w:r>
      </w:ins>
      <w:ins w:id="39" w:author="Mike.Litzow" w:date="2024-06-20T09:58:00Z">
        <w:r w:rsidR="00751E10">
          <w:rPr>
            <w:rFonts w:ascii="Times New Roman" w:hAnsi="Times New Roman"/>
            <w:sz w:val="24"/>
            <w:szCs w:val="24"/>
          </w:rPr>
          <w:t>cific cod (</w:t>
        </w:r>
        <w:r w:rsidR="00751E10">
          <w:rPr>
            <w:rFonts w:ascii="Times New Roman" w:hAnsi="Times New Roman"/>
            <w:i/>
            <w:sz w:val="24"/>
            <w:szCs w:val="24"/>
          </w:rPr>
          <w:t xml:space="preserve">Gadus </w:t>
        </w:r>
        <w:r w:rsidR="00751E10">
          <w:rPr>
            <w:rFonts w:ascii="Times New Roman" w:hAnsi="Times New Roman"/>
            <w:i/>
            <w:sz w:val="24"/>
            <w:szCs w:val="24"/>
          </w:rPr>
          <w:lastRenderedPageBreak/>
          <w:t>macrocephalus</w:t>
        </w:r>
        <w:r w:rsidR="00751E10">
          <w:rPr>
            <w:rFonts w:ascii="Times New Roman" w:hAnsi="Times New Roman"/>
            <w:sz w:val="24"/>
            <w:szCs w:val="24"/>
          </w:rPr>
          <w:t xml:space="preserve">), </w:t>
        </w:r>
      </w:ins>
      <w:ins w:id="40" w:author="Mike.Litzow" w:date="2024-06-20T10:02:00Z">
        <w:r w:rsidR="00751E10">
          <w:rPr>
            <w:rFonts w:ascii="Times New Roman" w:hAnsi="Times New Roman"/>
            <w:sz w:val="24"/>
            <w:szCs w:val="24"/>
          </w:rPr>
          <w:t>competition with snow crab (</w:t>
        </w:r>
      </w:ins>
      <w:ins w:id="41" w:author="Jon.Richar" w:date="2024-09-17T08:34:00Z">
        <w:r w:rsidR="00D72562">
          <w:rPr>
            <w:rFonts w:ascii="Times New Roman" w:hAnsi="Times New Roman"/>
            <w:i/>
            <w:sz w:val="24"/>
            <w:szCs w:val="24"/>
          </w:rPr>
          <w:t>C</w:t>
        </w:r>
      </w:ins>
      <w:ins w:id="42" w:author="Mike.Litzow" w:date="2024-06-20T10:02:00Z">
        <w:del w:id="43" w:author="Jon.Richar" w:date="2024-09-17T08:33:00Z">
          <w:r w:rsidR="00751E10" w:rsidDel="00D72562">
            <w:rPr>
              <w:rFonts w:ascii="Times New Roman" w:hAnsi="Times New Roman"/>
              <w:i/>
              <w:sz w:val="24"/>
              <w:szCs w:val="24"/>
            </w:rPr>
            <w:delText>O</w:delText>
          </w:r>
        </w:del>
        <w:r w:rsidR="00751E10">
          <w:rPr>
            <w:rFonts w:ascii="Times New Roman" w:hAnsi="Times New Roman"/>
            <w:i/>
            <w:sz w:val="24"/>
            <w:szCs w:val="24"/>
          </w:rPr>
          <w:t xml:space="preserve">. </w:t>
        </w:r>
        <w:del w:id="44" w:author="Jon.Richar" w:date="2024-09-17T08:34:00Z">
          <w:r w:rsidR="00751E10" w:rsidDel="00D72562">
            <w:rPr>
              <w:rFonts w:ascii="Times New Roman" w:hAnsi="Times New Roman"/>
              <w:i/>
              <w:sz w:val="24"/>
              <w:szCs w:val="24"/>
            </w:rPr>
            <w:delText>chionoecetes</w:delText>
          </w:r>
        </w:del>
      </w:ins>
      <w:ins w:id="45" w:author="Jon.Richar" w:date="2024-09-17T08:34:00Z">
        <w:r w:rsidR="00D72562">
          <w:rPr>
            <w:rFonts w:ascii="Times New Roman" w:hAnsi="Times New Roman"/>
            <w:i/>
            <w:sz w:val="24"/>
            <w:szCs w:val="24"/>
          </w:rPr>
          <w:t>opilio</w:t>
        </w:r>
      </w:ins>
      <w:ins w:id="46" w:author="Mike.Litzow" w:date="2024-06-20T10:02:00Z">
        <w:r w:rsidR="00751E10">
          <w:rPr>
            <w:rFonts w:ascii="Times New Roman" w:hAnsi="Times New Roman"/>
            <w:sz w:val="24"/>
            <w:szCs w:val="24"/>
          </w:rPr>
          <w:t>)</w:t>
        </w:r>
      </w:ins>
      <w:ins w:id="47" w:author="Mike.Litzow" w:date="2024-06-20T10:04:00Z">
        <w:r w:rsidR="00751E10">
          <w:rPr>
            <w:rFonts w:ascii="Times New Roman" w:hAnsi="Times New Roman"/>
            <w:sz w:val="24"/>
            <w:szCs w:val="24"/>
          </w:rPr>
          <w:t xml:space="preserve"> </w:t>
        </w:r>
      </w:ins>
      <w:del w:id="48" w:author="Mike.Litzow" w:date="2024-06-20T09:52:00Z">
        <w:r w:rsidR="00525AD2" w:rsidRPr="00F610A0" w:rsidDel="00621359">
          <w:rPr>
            <w:rFonts w:ascii="Times New Roman" w:hAnsi="Times New Roman"/>
            <w:sz w:val="24"/>
            <w:szCs w:val="24"/>
          </w:rPr>
          <w:delText xml:space="preserve"> </w:delText>
        </w:r>
      </w:del>
      <w:ins w:id="49" w:author="Mike.Litzow" w:date="2024-06-20T10:03:00Z">
        <w:r w:rsidR="00751E10">
          <w:rPr>
            <w:rFonts w:ascii="Times New Roman" w:hAnsi="Times New Roman"/>
            <w:sz w:val="24"/>
            <w:szCs w:val="24"/>
          </w:rPr>
          <w:t>or a range of climate variables</w:t>
        </w:r>
      </w:ins>
      <w:ins w:id="50" w:author="Mike.Litzow" w:date="2024-06-20T10:04:00Z">
        <w:r w:rsidR="00751E10">
          <w:rPr>
            <w:rFonts w:ascii="Times New Roman" w:hAnsi="Times New Roman"/>
            <w:sz w:val="24"/>
            <w:szCs w:val="24"/>
          </w:rPr>
          <w:t>.</w:t>
        </w:r>
      </w:ins>
      <w:ins w:id="51" w:author="Mike.Litzow" w:date="2024-06-20T10:03:00Z">
        <w:r w:rsidR="00751E10">
          <w:rPr>
            <w:rFonts w:ascii="Times New Roman" w:hAnsi="Times New Roman"/>
            <w:sz w:val="24"/>
            <w:szCs w:val="24"/>
          </w:rPr>
          <w:t xml:space="preserve"> </w:t>
        </w:r>
      </w:ins>
      <w:ins w:id="52" w:author="Mike.Litzow" w:date="2024-06-20T10:17:00Z">
        <w:r w:rsidR="006649F9">
          <w:rPr>
            <w:rFonts w:ascii="Times New Roman" w:hAnsi="Times New Roman"/>
            <w:sz w:val="24"/>
            <w:szCs w:val="24"/>
          </w:rPr>
          <w:t>The Tanner crab stock is targeted by a male-only fishery</w:t>
        </w:r>
      </w:ins>
      <w:ins w:id="53" w:author="Mike.Litzow" w:date="2024-06-20T10:19:00Z">
        <w:r w:rsidR="006649F9">
          <w:rPr>
            <w:rFonts w:ascii="Times New Roman" w:hAnsi="Times New Roman"/>
            <w:sz w:val="24"/>
            <w:szCs w:val="24"/>
          </w:rPr>
          <w:t xml:space="preserve">, so </w:t>
        </w:r>
      </w:ins>
      <w:ins w:id="54" w:author="Mike.Litzow" w:date="2024-06-20T10:21:00Z">
        <w:r w:rsidR="006649F9">
          <w:rPr>
            <w:rFonts w:ascii="Times New Roman" w:hAnsi="Times New Roman"/>
            <w:sz w:val="24"/>
            <w:szCs w:val="24"/>
          </w:rPr>
          <w:t xml:space="preserve">the </w:t>
        </w:r>
        <w:commentRangeStart w:id="55"/>
        <w:r w:rsidR="006649F9">
          <w:rPr>
            <w:rFonts w:ascii="Times New Roman" w:hAnsi="Times New Roman"/>
            <w:sz w:val="24"/>
            <w:szCs w:val="24"/>
          </w:rPr>
          <w:t xml:space="preserve">female-based spawner-recruit relationship </w:t>
        </w:r>
      </w:ins>
      <w:commentRangeEnd w:id="55"/>
      <w:ins w:id="56" w:author="Mike.Litzow" w:date="2024-06-20T10:28:00Z">
        <w:r w:rsidR="009244A8">
          <w:rPr>
            <w:rStyle w:val="CommentReference"/>
          </w:rPr>
          <w:commentReference w:id="55"/>
        </w:r>
      </w:ins>
      <w:commentRangeStart w:id="57"/>
      <w:commentRangeStart w:id="58"/>
      <w:commentRangeStart w:id="59"/>
      <w:ins w:id="60" w:author="Mike.Litzow" w:date="2024-06-20T10:21:00Z">
        <w:r w:rsidR="006649F9">
          <w:rPr>
            <w:rFonts w:ascii="Times New Roman" w:hAnsi="Times New Roman"/>
            <w:sz w:val="24"/>
            <w:szCs w:val="24"/>
          </w:rPr>
          <w:t>that</w:t>
        </w:r>
      </w:ins>
      <w:commentRangeEnd w:id="57"/>
      <w:r w:rsidR="003233BB">
        <w:rPr>
          <w:rStyle w:val="CommentReference"/>
        </w:rPr>
        <w:commentReference w:id="57"/>
      </w:r>
      <w:commentRangeEnd w:id="58"/>
      <w:r w:rsidR="003233BB">
        <w:rPr>
          <w:rStyle w:val="CommentReference"/>
        </w:rPr>
        <w:commentReference w:id="58"/>
      </w:r>
      <w:commentRangeEnd w:id="59"/>
      <w:r w:rsidR="008A2742">
        <w:rPr>
          <w:rStyle w:val="CommentReference"/>
        </w:rPr>
        <w:commentReference w:id="59"/>
      </w:r>
      <w:ins w:id="61" w:author="Mike.Litzow" w:date="2024-06-20T10:21:00Z">
        <w:r w:rsidR="006649F9">
          <w:rPr>
            <w:rFonts w:ascii="Times New Roman" w:hAnsi="Times New Roman"/>
            <w:sz w:val="24"/>
            <w:szCs w:val="24"/>
          </w:rPr>
          <w:t xml:space="preserve"> we demonstrate is not directly </w:t>
        </w:r>
      </w:ins>
      <w:ins w:id="62" w:author="Mike.Litzow" w:date="2024-06-20T10:22:00Z">
        <w:r w:rsidR="006649F9">
          <w:rPr>
            <w:rFonts w:ascii="Times New Roman" w:hAnsi="Times New Roman"/>
            <w:sz w:val="24"/>
            <w:szCs w:val="24"/>
          </w:rPr>
          <w:t xml:space="preserve">applicable to fisheries management, but it does improve understanding </w:t>
        </w:r>
      </w:ins>
      <w:ins w:id="63" w:author="Mike.Litzow" w:date="2024-06-20T10:23:00Z">
        <w:r w:rsidR="006649F9">
          <w:rPr>
            <w:rFonts w:ascii="Times New Roman" w:hAnsi="Times New Roman"/>
            <w:sz w:val="24"/>
            <w:szCs w:val="24"/>
          </w:rPr>
          <w:t xml:space="preserve">of the dynamics regulating productivity of this stock during </w:t>
        </w:r>
      </w:ins>
      <w:ins w:id="64" w:author="Mike.Litzow" w:date="2024-06-20T10:26:00Z">
        <w:r w:rsidR="009244A8">
          <w:rPr>
            <w:rFonts w:ascii="Times New Roman" w:hAnsi="Times New Roman"/>
            <w:sz w:val="24"/>
            <w:szCs w:val="24"/>
          </w:rPr>
          <w:t xml:space="preserve">a period of </w:t>
        </w:r>
      </w:ins>
      <w:ins w:id="65" w:author="Mike.Litzow" w:date="2024-06-20T10:27:00Z">
        <w:r w:rsidR="009244A8">
          <w:rPr>
            <w:rFonts w:ascii="Times New Roman" w:hAnsi="Times New Roman"/>
            <w:sz w:val="24"/>
            <w:szCs w:val="24"/>
          </w:rPr>
          <w:t>depressed fishery yields.</w:t>
        </w:r>
      </w:ins>
      <w:ins w:id="66" w:author="Mike.Litzow" w:date="2024-06-20T10:17:00Z">
        <w:r w:rsidR="006649F9">
          <w:rPr>
            <w:rFonts w:ascii="Times New Roman" w:hAnsi="Times New Roman"/>
            <w:sz w:val="24"/>
            <w:szCs w:val="24"/>
          </w:rPr>
          <w:t xml:space="preserve"> </w:t>
        </w:r>
      </w:ins>
      <w:del w:id="67" w:author="Mike.Litzow" w:date="2024-06-20T10:17:00Z">
        <w:r w:rsidR="00525AD2" w:rsidRPr="00F610A0" w:rsidDel="006649F9">
          <w:rPr>
            <w:rFonts w:ascii="Times New Roman" w:hAnsi="Times New Roman"/>
            <w:sz w:val="24"/>
            <w:szCs w:val="24"/>
          </w:rPr>
          <w:delText xml:space="preserve">We found </w:delText>
        </w:r>
        <w:r w:rsidR="00525AD2" w:rsidDel="006649F9">
          <w:rPr>
            <w:rFonts w:ascii="Times New Roman" w:hAnsi="Times New Roman"/>
            <w:sz w:val="24"/>
            <w:szCs w:val="24"/>
          </w:rPr>
          <w:delText xml:space="preserve">robust </w:delText>
        </w:r>
        <w:r w:rsidR="00525AD2" w:rsidRPr="00F610A0" w:rsidDel="006649F9">
          <w:rPr>
            <w:rFonts w:ascii="Times New Roman" w:hAnsi="Times New Roman"/>
            <w:sz w:val="24"/>
            <w:szCs w:val="24"/>
          </w:rPr>
          <w:delText xml:space="preserve">statistically significant </w:delText>
        </w:r>
        <w:r w:rsidR="00525AD2" w:rsidDel="006649F9">
          <w:rPr>
            <w:rFonts w:ascii="Times New Roman" w:hAnsi="Times New Roman"/>
            <w:sz w:val="24"/>
            <w:szCs w:val="24"/>
          </w:rPr>
          <w:delText xml:space="preserve">(p &lt; 0.05) </w:delText>
        </w:r>
        <w:r w:rsidR="00525AD2" w:rsidRPr="00F610A0" w:rsidDel="006649F9">
          <w:rPr>
            <w:rFonts w:ascii="Times New Roman" w:hAnsi="Times New Roman"/>
            <w:sz w:val="24"/>
            <w:szCs w:val="24"/>
          </w:rPr>
          <w:delText xml:space="preserve">negative relationships between juvenile </w:delText>
        </w:r>
        <w:r w:rsidR="00525AD2" w:rsidDel="006649F9">
          <w:rPr>
            <w:rFonts w:ascii="Times New Roman" w:hAnsi="Times New Roman"/>
            <w:sz w:val="24"/>
            <w:szCs w:val="24"/>
          </w:rPr>
          <w:delText>crab recruitment and</w:delText>
        </w:r>
        <w:r w:rsidR="00525AD2" w:rsidRPr="00F610A0" w:rsidDel="006649F9">
          <w:rPr>
            <w:rFonts w:ascii="Times New Roman" w:hAnsi="Times New Roman"/>
            <w:sz w:val="24"/>
            <w:szCs w:val="24"/>
          </w:rPr>
          <w:delText xml:space="preserve"> spawning female </w:delText>
        </w:r>
        <w:r w:rsidR="00525AD2" w:rsidDel="006649F9">
          <w:rPr>
            <w:rFonts w:ascii="Times New Roman" w:hAnsi="Times New Roman"/>
            <w:sz w:val="24"/>
            <w:szCs w:val="24"/>
          </w:rPr>
          <w:delText xml:space="preserve">crab </w:delText>
        </w:r>
        <w:r w:rsidR="00525AD2" w:rsidRPr="00F610A0" w:rsidDel="006649F9">
          <w:rPr>
            <w:rFonts w:ascii="Times New Roman" w:hAnsi="Times New Roman"/>
            <w:sz w:val="24"/>
            <w:szCs w:val="24"/>
          </w:rPr>
          <w:delText xml:space="preserve">abundance </w:delText>
        </w:r>
        <w:r w:rsidR="00525AD2" w:rsidDel="006649F9">
          <w:rPr>
            <w:rFonts w:ascii="Times New Roman" w:hAnsi="Times New Roman"/>
            <w:sz w:val="24"/>
            <w:szCs w:val="24"/>
          </w:rPr>
          <w:delText>using a linearized Ricker stock-recruit model. Generalized additive modeling suggested an additional negative effect by flathead sole biomass</w:delText>
        </w:r>
        <w:r w:rsidR="00D93C26" w:rsidDel="006649F9">
          <w:rPr>
            <w:rFonts w:ascii="Times New Roman" w:hAnsi="Times New Roman"/>
            <w:sz w:val="24"/>
            <w:szCs w:val="24"/>
          </w:rPr>
          <w:delText xml:space="preserve">. In addition, models incorporating </w:delText>
        </w:r>
        <w:r w:rsidR="00525AD2" w:rsidDel="006649F9">
          <w:rPr>
            <w:rFonts w:ascii="Times New Roman" w:hAnsi="Times New Roman"/>
            <w:sz w:val="24"/>
            <w:szCs w:val="24"/>
          </w:rPr>
          <w:delText>the Pacific Decadal Oscillation</w:delText>
        </w:r>
        <w:r w:rsidR="00D93C26" w:rsidDel="006649F9">
          <w:rPr>
            <w:rFonts w:ascii="Times New Roman" w:hAnsi="Times New Roman"/>
            <w:sz w:val="24"/>
            <w:szCs w:val="24"/>
          </w:rPr>
          <w:delText xml:space="preserve"> and female opilio crab were comparable</w:delText>
        </w:r>
        <w:r w:rsidR="00D5634A" w:rsidDel="006649F9">
          <w:rPr>
            <w:rFonts w:ascii="Times New Roman" w:hAnsi="Times New Roman"/>
            <w:sz w:val="24"/>
            <w:szCs w:val="24"/>
          </w:rPr>
          <w:delText xml:space="preserve"> based on their model AICc scores</w:delText>
        </w:r>
        <w:r w:rsidR="00D93C26" w:rsidDel="006649F9">
          <w:rPr>
            <w:rFonts w:ascii="Times New Roman" w:hAnsi="Times New Roman"/>
            <w:sz w:val="24"/>
            <w:szCs w:val="24"/>
          </w:rPr>
          <w:delText>, though these terms were not statistically significant</w:delText>
        </w:r>
        <w:r w:rsidR="00525AD2" w:rsidDel="006649F9">
          <w:rPr>
            <w:rFonts w:ascii="Times New Roman" w:hAnsi="Times New Roman"/>
            <w:sz w:val="24"/>
            <w:szCs w:val="24"/>
          </w:rPr>
          <w:delText>. Our findings suggest that parental stock size, groundfish predation may influence year-class strength for the EBS Tanner crab stock.</w:delText>
        </w:r>
        <w:r w:rsidR="00525AD2" w:rsidRPr="00BB6D14" w:rsidDel="006649F9">
          <w:rPr>
            <w:rFonts w:ascii="Times New Roman" w:hAnsi="Times New Roman"/>
            <w:sz w:val="24"/>
            <w:szCs w:val="24"/>
          </w:rPr>
          <w:delText xml:space="preserve"> </w:delText>
        </w:r>
      </w:del>
    </w:p>
    <w:p w14:paraId="2C42FE56" w14:textId="77777777" w:rsidR="006649F9" w:rsidRDefault="006649F9" w:rsidP="00525AD2">
      <w:pPr>
        <w:spacing w:line="480" w:lineRule="auto"/>
        <w:contextualSpacing/>
        <w:rPr>
          <w:ins w:id="68" w:author="Mike.Litzow" w:date="2024-06-20T10:17:00Z"/>
          <w:rFonts w:ascii="Times New Roman" w:hAnsi="Times New Roman"/>
          <w:sz w:val="24"/>
          <w:szCs w:val="24"/>
        </w:rPr>
      </w:pPr>
    </w:p>
    <w:p w14:paraId="0BF56D95" w14:textId="48D847B0" w:rsidR="00525AD2" w:rsidRPr="00F610A0" w:rsidRDefault="00525AD2" w:rsidP="00525AD2">
      <w:pPr>
        <w:spacing w:line="480" w:lineRule="auto"/>
        <w:contextualSpacing/>
        <w:rPr>
          <w:rFonts w:ascii="Times New Roman" w:hAnsi="Times New Roman"/>
          <w:sz w:val="24"/>
          <w:szCs w:val="24"/>
        </w:rPr>
      </w:pPr>
      <w:r w:rsidRPr="00F610A0">
        <w:rPr>
          <w:rFonts w:ascii="Times New Roman" w:hAnsi="Times New Roman"/>
          <w:b/>
          <w:sz w:val="24"/>
          <w:szCs w:val="24"/>
        </w:rPr>
        <w:t>Key words:</w:t>
      </w:r>
      <w:r>
        <w:rPr>
          <w:rFonts w:ascii="Times New Roman" w:hAnsi="Times New Roman"/>
          <w:b/>
          <w:sz w:val="24"/>
          <w:szCs w:val="24"/>
        </w:rPr>
        <w:t xml:space="preserve"> </w:t>
      </w:r>
      <w:r w:rsidRPr="0008650F">
        <w:rPr>
          <w:rFonts w:ascii="Times New Roman" w:hAnsi="Times New Roman"/>
          <w:sz w:val="24"/>
          <w:szCs w:val="24"/>
        </w:rPr>
        <w:t>Climate,</w:t>
      </w:r>
      <w:r w:rsidRPr="00F610A0">
        <w:rPr>
          <w:rFonts w:ascii="Times New Roman" w:hAnsi="Times New Roman"/>
          <w:sz w:val="24"/>
          <w:szCs w:val="24"/>
        </w:rPr>
        <w:t xml:space="preserve"> </w:t>
      </w:r>
      <w:r w:rsidRPr="00F610A0">
        <w:rPr>
          <w:rFonts w:ascii="Times New Roman" w:hAnsi="Times New Roman"/>
          <w:i/>
          <w:sz w:val="24"/>
          <w:szCs w:val="24"/>
        </w:rPr>
        <w:t>Chionoecetes</w:t>
      </w:r>
      <w:r>
        <w:rPr>
          <w:rFonts w:ascii="Times New Roman" w:hAnsi="Times New Roman"/>
          <w:i/>
          <w:sz w:val="24"/>
          <w:szCs w:val="24"/>
        </w:rPr>
        <w:t xml:space="preserve"> bairdi</w:t>
      </w:r>
      <w:r w:rsidRPr="00F610A0">
        <w:rPr>
          <w:rFonts w:ascii="Times New Roman" w:hAnsi="Times New Roman"/>
          <w:sz w:val="24"/>
          <w:szCs w:val="24"/>
        </w:rPr>
        <w:t xml:space="preserve">, </w:t>
      </w:r>
      <w:r>
        <w:rPr>
          <w:rFonts w:ascii="Times New Roman" w:hAnsi="Times New Roman"/>
          <w:sz w:val="24"/>
          <w:szCs w:val="24"/>
        </w:rPr>
        <w:t xml:space="preserve">eastern Bering Sea, recruitment, </w:t>
      </w:r>
      <w:r w:rsidRPr="00F610A0">
        <w:rPr>
          <w:rFonts w:ascii="Times New Roman" w:hAnsi="Times New Roman"/>
          <w:sz w:val="24"/>
          <w:szCs w:val="24"/>
        </w:rPr>
        <w:t>stock-recruit</w:t>
      </w:r>
      <w:r>
        <w:rPr>
          <w:rFonts w:ascii="Times New Roman" w:hAnsi="Times New Roman"/>
          <w:sz w:val="24"/>
          <w:szCs w:val="24"/>
        </w:rPr>
        <w:t xml:space="preserve"> relationship, </w:t>
      </w:r>
      <w:r w:rsidRPr="00F610A0">
        <w:rPr>
          <w:rFonts w:ascii="Times New Roman" w:hAnsi="Times New Roman"/>
          <w:sz w:val="24"/>
          <w:szCs w:val="24"/>
        </w:rPr>
        <w:t>Tanner crab</w:t>
      </w:r>
      <w:r>
        <w:rPr>
          <w:rFonts w:ascii="Times New Roman" w:hAnsi="Times New Roman"/>
          <w:sz w:val="24"/>
          <w:szCs w:val="24"/>
        </w:rPr>
        <w:t xml:space="preserve"> </w:t>
      </w:r>
    </w:p>
    <w:p w14:paraId="156045F6" w14:textId="508571B1" w:rsidR="00525AD2" w:rsidRDefault="00525AD2" w:rsidP="00525AD2">
      <w:pPr>
        <w:spacing w:line="480" w:lineRule="auto"/>
        <w:contextualSpacing/>
        <w:rPr>
          <w:rFonts w:ascii="Times New Roman" w:hAnsi="Times New Roman"/>
          <w:sz w:val="24"/>
          <w:szCs w:val="24"/>
        </w:rPr>
      </w:pPr>
    </w:p>
    <w:p w14:paraId="29D620BA" w14:textId="77777777" w:rsidR="00525AD2" w:rsidRPr="00103C31" w:rsidRDefault="00525AD2" w:rsidP="00525AD2">
      <w:pPr>
        <w:spacing w:line="480" w:lineRule="auto"/>
        <w:ind w:left="2880" w:right="288" w:firstLine="720"/>
        <w:contextualSpacing/>
        <w:rPr>
          <w:rFonts w:ascii="Times New Roman" w:hAnsi="Times New Roman"/>
          <w:b/>
          <w:sz w:val="24"/>
          <w:szCs w:val="24"/>
        </w:rPr>
      </w:pPr>
      <w:r w:rsidRPr="00103C31">
        <w:rPr>
          <w:rFonts w:ascii="Times New Roman" w:hAnsi="Times New Roman"/>
          <w:b/>
          <w:sz w:val="24"/>
          <w:szCs w:val="24"/>
        </w:rPr>
        <w:t xml:space="preserve">Introduction </w:t>
      </w:r>
    </w:p>
    <w:p w14:paraId="16B24EFF" w14:textId="4053E725" w:rsidR="00525AD2" w:rsidRDefault="00525AD2" w:rsidP="00525AD2">
      <w:pPr>
        <w:spacing w:line="480" w:lineRule="auto"/>
        <w:ind w:right="288" w:firstLine="720"/>
        <w:contextualSpacing/>
        <w:rPr>
          <w:rFonts w:ascii="Times New Roman" w:hAnsi="Times New Roman"/>
          <w:sz w:val="24"/>
          <w:szCs w:val="24"/>
        </w:rPr>
      </w:pPr>
      <w:r>
        <w:rPr>
          <w:rFonts w:ascii="Times New Roman" w:hAnsi="Times New Roman"/>
          <w:sz w:val="24"/>
          <w:szCs w:val="24"/>
        </w:rPr>
        <w:t>T</w:t>
      </w:r>
      <w:r w:rsidRPr="005D6CD3">
        <w:rPr>
          <w:rFonts w:ascii="Times New Roman" w:hAnsi="Times New Roman"/>
          <w:sz w:val="24"/>
          <w:szCs w:val="24"/>
        </w:rPr>
        <w:t xml:space="preserve">he brachyuran Tanner crab, </w:t>
      </w:r>
      <w:r w:rsidRPr="005D6CD3">
        <w:rPr>
          <w:rFonts w:ascii="Times New Roman" w:hAnsi="Times New Roman"/>
          <w:i/>
          <w:sz w:val="24"/>
          <w:szCs w:val="24"/>
        </w:rPr>
        <w:t>Chionoecetes bairdi</w:t>
      </w:r>
      <w:r>
        <w:rPr>
          <w:rFonts w:ascii="Times New Roman" w:hAnsi="Times New Roman"/>
          <w:sz w:val="24"/>
          <w:szCs w:val="24"/>
        </w:rPr>
        <w:t>, has supported a lucrative commercial fishery in the eastern Bering Sea (EBS) since the 1960s.  However, this stock has also experienced</w:t>
      </w:r>
      <w:r w:rsidRPr="005D6CD3">
        <w:rPr>
          <w:rFonts w:ascii="Times New Roman" w:hAnsi="Times New Roman"/>
          <w:sz w:val="24"/>
          <w:szCs w:val="24"/>
        </w:rPr>
        <w:t xml:space="preserve"> </w:t>
      </w:r>
      <w:r>
        <w:rPr>
          <w:rFonts w:ascii="Times New Roman" w:hAnsi="Times New Roman"/>
          <w:sz w:val="24"/>
          <w:szCs w:val="24"/>
        </w:rPr>
        <w:t>strong</w:t>
      </w:r>
      <w:r w:rsidRPr="005D6CD3">
        <w:rPr>
          <w:rFonts w:ascii="Times New Roman" w:hAnsi="Times New Roman"/>
          <w:sz w:val="24"/>
          <w:szCs w:val="24"/>
        </w:rPr>
        <w:t xml:space="preserve"> </w:t>
      </w:r>
      <w:r>
        <w:rPr>
          <w:rFonts w:ascii="Times New Roman" w:hAnsi="Times New Roman"/>
          <w:sz w:val="24"/>
          <w:szCs w:val="24"/>
        </w:rPr>
        <w:t xml:space="preserve">variability </w:t>
      </w:r>
      <w:r w:rsidRPr="005D6CD3">
        <w:rPr>
          <w:rFonts w:ascii="Times New Roman" w:hAnsi="Times New Roman"/>
          <w:sz w:val="24"/>
          <w:szCs w:val="24"/>
        </w:rPr>
        <w:t xml:space="preserve">in recruitment and adult </w:t>
      </w:r>
      <w:r>
        <w:rPr>
          <w:rFonts w:ascii="Times New Roman" w:hAnsi="Times New Roman"/>
          <w:sz w:val="24"/>
          <w:szCs w:val="24"/>
        </w:rPr>
        <w:t>biomass</w:t>
      </w:r>
      <w:r w:rsidRPr="005D6CD3">
        <w:rPr>
          <w:rFonts w:ascii="Times New Roman" w:hAnsi="Times New Roman"/>
          <w:sz w:val="24"/>
          <w:szCs w:val="24"/>
        </w:rPr>
        <w:t xml:space="preserve">.  </w:t>
      </w:r>
      <w:r>
        <w:rPr>
          <w:rFonts w:ascii="Times New Roman" w:hAnsi="Times New Roman"/>
          <w:sz w:val="24"/>
          <w:szCs w:val="24"/>
        </w:rPr>
        <w:t xml:space="preserve">This has </w:t>
      </w:r>
      <w:r w:rsidRPr="005D6CD3">
        <w:rPr>
          <w:rFonts w:ascii="Times New Roman" w:hAnsi="Times New Roman"/>
          <w:sz w:val="24"/>
          <w:szCs w:val="24"/>
        </w:rPr>
        <w:t xml:space="preserve">led to a “boom and bust” fishery, with peak landings of </w:t>
      </w:r>
      <w:r>
        <w:rPr>
          <w:rFonts w:ascii="Times New Roman" w:hAnsi="Times New Roman"/>
          <w:sz w:val="24"/>
          <w:szCs w:val="24"/>
        </w:rPr>
        <w:t>30,209 t</w:t>
      </w:r>
      <w:r w:rsidRPr="005D6CD3">
        <w:rPr>
          <w:rFonts w:ascii="Times New Roman" w:hAnsi="Times New Roman"/>
          <w:sz w:val="24"/>
          <w:szCs w:val="24"/>
        </w:rPr>
        <w:t xml:space="preserve"> in 1977 and </w:t>
      </w:r>
      <w:r>
        <w:rPr>
          <w:rFonts w:ascii="Times New Roman" w:hAnsi="Times New Roman"/>
          <w:sz w:val="24"/>
          <w:szCs w:val="24"/>
        </w:rPr>
        <w:t>18,189 t</w:t>
      </w:r>
      <w:r w:rsidRPr="005D6CD3">
        <w:rPr>
          <w:rFonts w:ascii="Times New Roman" w:hAnsi="Times New Roman"/>
          <w:sz w:val="24"/>
          <w:szCs w:val="24"/>
        </w:rPr>
        <w:t xml:space="preserve"> in 1990, followed by crashes lead</w:t>
      </w:r>
      <w:r>
        <w:rPr>
          <w:rFonts w:ascii="Times New Roman" w:hAnsi="Times New Roman"/>
          <w:sz w:val="24"/>
          <w:szCs w:val="24"/>
        </w:rPr>
        <w:t xml:space="preserve">ing to multiple fishery closures over the intervening decades </w:t>
      </w:r>
      <w:r w:rsidRPr="005D6CD3">
        <w:rPr>
          <w:rFonts w:ascii="Times New Roman" w:hAnsi="Times New Roman"/>
          <w:sz w:val="24"/>
          <w:szCs w:val="24"/>
        </w:rPr>
        <w:t>(Rugolo</w:t>
      </w:r>
      <w:r>
        <w:rPr>
          <w:rFonts w:ascii="Times New Roman" w:hAnsi="Times New Roman"/>
          <w:sz w:val="24"/>
          <w:szCs w:val="24"/>
        </w:rPr>
        <w:t xml:space="preserve"> &amp; Turnock 2011, Stockhausen 202</w:t>
      </w:r>
      <w:r w:rsidR="00FC2964">
        <w:rPr>
          <w:rFonts w:ascii="Times New Roman" w:hAnsi="Times New Roman"/>
          <w:sz w:val="24"/>
          <w:szCs w:val="24"/>
        </w:rPr>
        <w:t>3</w:t>
      </w:r>
      <w:r w:rsidRPr="005D6CD3">
        <w:rPr>
          <w:rFonts w:ascii="Times New Roman" w:hAnsi="Times New Roman"/>
          <w:sz w:val="24"/>
          <w:szCs w:val="24"/>
        </w:rPr>
        <w:t>).</w:t>
      </w:r>
      <w:r>
        <w:rPr>
          <w:rFonts w:ascii="Times New Roman" w:hAnsi="Times New Roman"/>
          <w:sz w:val="24"/>
          <w:szCs w:val="24"/>
        </w:rPr>
        <w:t xml:space="preserve"> </w:t>
      </w:r>
      <w:r>
        <w:rPr>
          <w:rFonts w:ascii="Times New Roman" w:hAnsi="Times New Roman" w:cs="Times New Roman"/>
          <w:sz w:val="24"/>
          <w:szCs w:val="24"/>
        </w:rPr>
        <w:t>This variability in stock size and fisheries outcomes underscores</w:t>
      </w:r>
      <w:r w:rsidRPr="00E83B5E">
        <w:rPr>
          <w:rFonts w:ascii="Times New Roman" w:hAnsi="Times New Roman" w:cs="Times New Roman"/>
          <w:sz w:val="24"/>
          <w:szCs w:val="24"/>
        </w:rPr>
        <w:t xml:space="preserve"> </w:t>
      </w:r>
      <w:r w:rsidRPr="00E83B5E">
        <w:rPr>
          <w:rFonts w:ascii="Times New Roman" w:hAnsi="Times New Roman" w:cs="Times New Roman"/>
          <w:sz w:val="24"/>
          <w:szCs w:val="24"/>
        </w:rPr>
        <w:lastRenderedPageBreak/>
        <w:t>the need to better understand</w:t>
      </w:r>
      <w:r>
        <w:rPr>
          <w:rFonts w:ascii="Times New Roman" w:hAnsi="Times New Roman" w:cs="Times New Roman"/>
          <w:sz w:val="24"/>
          <w:szCs w:val="24"/>
        </w:rPr>
        <w:t xml:space="preserve"> the factors regulating productivity in the</w:t>
      </w:r>
      <w:r w:rsidRPr="00E83B5E">
        <w:rPr>
          <w:rFonts w:ascii="Times New Roman" w:hAnsi="Times New Roman" w:cs="Times New Roman"/>
          <w:sz w:val="24"/>
          <w:szCs w:val="24"/>
        </w:rPr>
        <w:t xml:space="preserve"> stock. </w:t>
      </w:r>
      <w:r w:rsidR="00872EBE">
        <w:rPr>
          <w:rFonts w:ascii="Times New Roman" w:hAnsi="Times New Roman" w:cs="Times New Roman"/>
          <w:sz w:val="24"/>
          <w:szCs w:val="24"/>
        </w:rPr>
        <w:t xml:space="preserve">This </w:t>
      </w:r>
      <w:r>
        <w:rPr>
          <w:rFonts w:ascii="Times New Roman" w:hAnsi="Times New Roman" w:cs="Times New Roman"/>
          <w:sz w:val="24"/>
          <w:szCs w:val="24"/>
        </w:rPr>
        <w:t xml:space="preserve">need has been accentuated given that the EBS has experienced a series of extreme marine heatwaves which have been formally attributed to anthropogenic causes </w:t>
      </w:r>
      <w:r w:rsidRPr="00F54967">
        <w:rPr>
          <w:rFonts w:ascii="Times New Roman" w:hAnsi="Times New Roman" w:cs="Times New Roman"/>
          <w:sz w:val="24"/>
          <w:szCs w:val="24"/>
        </w:rPr>
        <w:t>(Walsh et al.</w:t>
      </w:r>
      <w:r w:rsidR="00D235B4">
        <w:rPr>
          <w:rFonts w:ascii="Times New Roman" w:hAnsi="Times New Roman" w:cs="Times New Roman"/>
          <w:sz w:val="24"/>
          <w:szCs w:val="24"/>
        </w:rPr>
        <w:t xml:space="preserve"> </w:t>
      </w:r>
      <w:r w:rsidRPr="00F54967">
        <w:rPr>
          <w:rFonts w:ascii="Times New Roman" w:hAnsi="Times New Roman" w:cs="Times New Roman"/>
          <w:sz w:val="24"/>
          <w:szCs w:val="24"/>
        </w:rPr>
        <w:t>2018</w:t>
      </w:r>
      <w:r w:rsidR="00D235B4">
        <w:rPr>
          <w:rFonts w:ascii="Times New Roman" w:hAnsi="Times New Roman" w:cs="Times New Roman"/>
          <w:sz w:val="24"/>
          <w:szCs w:val="24"/>
        </w:rPr>
        <w:t>,</w:t>
      </w:r>
      <w:r w:rsidR="00D235B4" w:rsidRPr="00D235B4">
        <w:rPr>
          <w:rFonts w:ascii="Times New Roman" w:hAnsi="Times New Roman" w:cs="Times New Roman"/>
          <w:sz w:val="24"/>
          <w:szCs w:val="24"/>
        </w:rPr>
        <w:t xml:space="preserve"> </w:t>
      </w:r>
      <w:r w:rsidR="00D235B4">
        <w:rPr>
          <w:rFonts w:ascii="Times New Roman" w:hAnsi="Times New Roman" w:cs="Times New Roman"/>
          <w:sz w:val="24"/>
          <w:szCs w:val="24"/>
        </w:rPr>
        <w:t xml:space="preserve">Laufkötter et al. </w:t>
      </w:r>
      <w:r w:rsidR="00D235B4" w:rsidRPr="00F54967">
        <w:rPr>
          <w:rFonts w:ascii="Times New Roman" w:hAnsi="Times New Roman" w:cs="Times New Roman"/>
          <w:sz w:val="24"/>
          <w:szCs w:val="24"/>
        </w:rPr>
        <w:t>2020</w:t>
      </w:r>
      <w:r w:rsidR="00872EBE">
        <w:rPr>
          <w:rFonts w:ascii="Times New Roman" w:hAnsi="Times New Roman" w:cs="Times New Roman"/>
          <w:sz w:val="24"/>
          <w:szCs w:val="24"/>
        </w:rPr>
        <w:t>, Litzow et al. 2024</w:t>
      </w:r>
      <w:r w:rsidRPr="00F54967">
        <w:rPr>
          <w:rFonts w:ascii="Times New Roman" w:hAnsi="Times New Roman" w:cs="Times New Roman"/>
          <w:sz w:val="24"/>
          <w:szCs w:val="24"/>
        </w:rPr>
        <w:t>)</w:t>
      </w:r>
      <w:r>
        <w:rPr>
          <w:rFonts w:ascii="Times New Roman" w:hAnsi="Times New Roman" w:cs="Times New Roman"/>
          <w:sz w:val="24"/>
          <w:szCs w:val="24"/>
        </w:rPr>
        <w:t xml:space="preserve">. Climate change results in the borealization of Arctic communities, in particular through the introduction of generalist groundfish predators </w:t>
      </w:r>
      <w:r w:rsidRPr="00F54967">
        <w:rPr>
          <w:rFonts w:ascii="Times New Roman" w:hAnsi="Times New Roman" w:cs="Times New Roman"/>
          <w:sz w:val="24"/>
          <w:szCs w:val="24"/>
        </w:rPr>
        <w:t>(</w:t>
      </w:r>
      <w:r w:rsidR="00D235B4" w:rsidRPr="00F54967">
        <w:rPr>
          <w:rFonts w:ascii="Times New Roman" w:hAnsi="Times New Roman" w:cs="Times New Roman"/>
          <w:sz w:val="24"/>
          <w:szCs w:val="24"/>
        </w:rPr>
        <w:t>Kortsch</w:t>
      </w:r>
      <w:r w:rsidR="00D235B4">
        <w:rPr>
          <w:rFonts w:ascii="Times New Roman" w:hAnsi="Times New Roman" w:cs="Times New Roman"/>
          <w:sz w:val="24"/>
          <w:szCs w:val="24"/>
        </w:rPr>
        <w:t xml:space="preserve"> et al. </w:t>
      </w:r>
      <w:r w:rsidR="00D235B4" w:rsidRPr="00F54967">
        <w:rPr>
          <w:rFonts w:ascii="Times New Roman" w:hAnsi="Times New Roman" w:cs="Times New Roman"/>
          <w:sz w:val="24"/>
          <w:szCs w:val="24"/>
        </w:rPr>
        <w:t>2015</w:t>
      </w:r>
      <w:r w:rsidR="00D235B4">
        <w:rPr>
          <w:rFonts w:ascii="Times New Roman" w:hAnsi="Times New Roman" w:cs="Times New Roman"/>
          <w:sz w:val="24"/>
          <w:szCs w:val="24"/>
        </w:rPr>
        <w:t xml:space="preserve">, </w:t>
      </w:r>
      <w:r w:rsidRPr="00F54967">
        <w:rPr>
          <w:rFonts w:ascii="Times New Roman" w:hAnsi="Times New Roman" w:cs="Times New Roman"/>
          <w:sz w:val="24"/>
          <w:szCs w:val="24"/>
        </w:rPr>
        <w:t>Frainer et al. 2017)</w:t>
      </w:r>
      <w:r>
        <w:rPr>
          <w:rFonts w:ascii="Times New Roman" w:hAnsi="Times New Roman" w:cs="Times New Roman"/>
          <w:sz w:val="24"/>
          <w:szCs w:val="24"/>
        </w:rPr>
        <w:t xml:space="preserve">, and predation on juvenile snow crab by boreal groundfish has </w:t>
      </w:r>
      <w:r w:rsidR="00790006">
        <w:rPr>
          <w:rFonts w:ascii="Times New Roman" w:hAnsi="Times New Roman" w:cs="Times New Roman"/>
          <w:sz w:val="24"/>
          <w:szCs w:val="24"/>
        </w:rPr>
        <w:t xml:space="preserve">long been hypothesized to be a major source of year class mortality </w:t>
      </w:r>
      <w:r>
        <w:rPr>
          <w:rFonts w:ascii="Times New Roman" w:hAnsi="Times New Roman" w:cs="Times New Roman"/>
          <w:sz w:val="24"/>
          <w:szCs w:val="24"/>
        </w:rPr>
        <w:t>(</w:t>
      </w:r>
      <w:r w:rsidR="00790006">
        <w:rPr>
          <w:rFonts w:ascii="Times New Roman" w:hAnsi="Times New Roman" w:cs="Times New Roman"/>
          <w:sz w:val="24"/>
          <w:szCs w:val="24"/>
        </w:rPr>
        <w:t>Livingston</w:t>
      </w:r>
      <w:r w:rsidR="007F1E21">
        <w:rPr>
          <w:rFonts w:ascii="Times New Roman" w:hAnsi="Times New Roman" w:cs="Times New Roman"/>
          <w:sz w:val="24"/>
          <w:szCs w:val="24"/>
        </w:rPr>
        <w:t xml:space="preserve"> 1989</w:t>
      </w:r>
      <w:r w:rsidR="00595EBA">
        <w:rPr>
          <w:rFonts w:ascii="Times New Roman" w:hAnsi="Times New Roman" w:cs="Times New Roman"/>
          <w:sz w:val="24"/>
          <w:szCs w:val="24"/>
        </w:rPr>
        <w:t>, Marcello et al. 2012, Burgos et al. 2013</w:t>
      </w:r>
      <w:r>
        <w:rPr>
          <w:rFonts w:ascii="Times New Roman" w:hAnsi="Times New Roman" w:cs="Times New Roman"/>
          <w:sz w:val="24"/>
          <w:szCs w:val="24"/>
        </w:rPr>
        <w:t xml:space="preserve">). The effects of predation and </w:t>
      </w:r>
      <w:r w:rsidRPr="00E83B5E">
        <w:rPr>
          <w:rFonts w:ascii="Times New Roman" w:hAnsi="Times New Roman" w:cs="Times New Roman"/>
          <w:sz w:val="24"/>
          <w:szCs w:val="24"/>
        </w:rPr>
        <w:t>climate</w:t>
      </w:r>
      <w:r>
        <w:rPr>
          <w:rFonts w:ascii="Times New Roman" w:hAnsi="Times New Roman"/>
          <w:sz w:val="24"/>
          <w:szCs w:val="24"/>
        </w:rPr>
        <w:t xml:space="preserve"> change on EBS crab recruitment are long-standing research topics (e.g., Zheng &amp; Kruse 2006, Thorson et al. 2021), and the ongoing borealization of the </w:t>
      </w:r>
      <w:r w:rsidR="00872EBE">
        <w:rPr>
          <w:rFonts w:ascii="Times New Roman" w:hAnsi="Times New Roman"/>
          <w:sz w:val="24"/>
          <w:szCs w:val="24"/>
        </w:rPr>
        <w:t xml:space="preserve">EBS </w:t>
      </w:r>
      <w:r>
        <w:rPr>
          <w:rFonts w:ascii="Times New Roman" w:hAnsi="Times New Roman"/>
          <w:sz w:val="24"/>
          <w:szCs w:val="24"/>
        </w:rPr>
        <w:t>underscores the need for better understanding of these effects.</w:t>
      </w:r>
    </w:p>
    <w:p w14:paraId="518D54CB" w14:textId="098E1770" w:rsidR="00525AD2" w:rsidRDefault="00525AD2" w:rsidP="00525AD2">
      <w:pPr>
        <w:spacing w:line="480" w:lineRule="auto"/>
        <w:ind w:right="288" w:firstLine="720"/>
        <w:contextualSpacing/>
        <w:rPr>
          <w:rFonts w:ascii="Times New Roman" w:hAnsi="Times New Roman"/>
          <w:sz w:val="24"/>
          <w:szCs w:val="24"/>
        </w:rPr>
      </w:pPr>
      <w:r>
        <w:rPr>
          <w:rFonts w:ascii="Times New Roman" w:hAnsi="Times New Roman"/>
          <w:sz w:val="24"/>
          <w:szCs w:val="24"/>
        </w:rPr>
        <w:t>M</w:t>
      </w:r>
      <w:r w:rsidRPr="005D6CD3">
        <w:rPr>
          <w:rFonts w:ascii="Times New Roman" w:hAnsi="Times New Roman"/>
          <w:sz w:val="24"/>
          <w:szCs w:val="24"/>
        </w:rPr>
        <w:t xml:space="preserve">echanisms affecting </w:t>
      </w:r>
      <w:r>
        <w:rPr>
          <w:rFonts w:ascii="Times New Roman" w:hAnsi="Times New Roman"/>
          <w:sz w:val="24"/>
          <w:szCs w:val="24"/>
        </w:rPr>
        <w:t xml:space="preserve">the </w:t>
      </w:r>
      <w:r w:rsidRPr="005D6CD3">
        <w:rPr>
          <w:rFonts w:ascii="Times New Roman" w:hAnsi="Times New Roman"/>
          <w:sz w:val="24"/>
          <w:szCs w:val="24"/>
        </w:rPr>
        <w:t xml:space="preserve">survival </w:t>
      </w:r>
      <w:r>
        <w:rPr>
          <w:rFonts w:ascii="Times New Roman" w:hAnsi="Times New Roman"/>
          <w:sz w:val="24"/>
          <w:szCs w:val="24"/>
        </w:rPr>
        <w:t xml:space="preserve">of </w:t>
      </w:r>
      <w:r w:rsidRPr="0091057F">
        <w:rPr>
          <w:rFonts w:ascii="Times New Roman" w:hAnsi="Times New Roman"/>
          <w:sz w:val="24"/>
          <w:szCs w:val="24"/>
        </w:rPr>
        <w:t>Tanner crab</w:t>
      </w:r>
      <w:del w:id="69" w:author="Jon.Richar" w:date="2024-07-26T14:08:00Z">
        <w:r w:rsidDel="003922AA">
          <w:rPr>
            <w:rFonts w:ascii="Times New Roman" w:hAnsi="Times New Roman"/>
            <w:sz w:val="24"/>
            <w:szCs w:val="24"/>
          </w:rPr>
          <w:delText>s</w:delText>
        </w:r>
      </w:del>
      <w:r>
        <w:rPr>
          <w:rFonts w:ascii="Times New Roman" w:hAnsi="Times New Roman"/>
          <w:i/>
          <w:sz w:val="24"/>
          <w:szCs w:val="24"/>
        </w:rPr>
        <w:t xml:space="preserve"> </w:t>
      </w:r>
      <w:r>
        <w:rPr>
          <w:rFonts w:ascii="Times New Roman" w:hAnsi="Times New Roman"/>
          <w:sz w:val="24"/>
          <w:szCs w:val="24"/>
        </w:rPr>
        <w:t xml:space="preserve">from age 0 to age 3 </w:t>
      </w:r>
      <w:r w:rsidRPr="005D6CD3">
        <w:rPr>
          <w:rFonts w:ascii="Times New Roman" w:hAnsi="Times New Roman"/>
          <w:sz w:val="24"/>
          <w:szCs w:val="24"/>
        </w:rPr>
        <w:t>are</w:t>
      </w:r>
      <w:r>
        <w:rPr>
          <w:rFonts w:ascii="Times New Roman" w:hAnsi="Times New Roman"/>
          <w:sz w:val="24"/>
          <w:szCs w:val="24"/>
        </w:rPr>
        <w:t xml:space="preserve"> </w:t>
      </w:r>
      <w:r w:rsidRPr="005D6CD3">
        <w:rPr>
          <w:rFonts w:ascii="Times New Roman" w:hAnsi="Times New Roman"/>
          <w:sz w:val="24"/>
          <w:szCs w:val="24"/>
        </w:rPr>
        <w:t xml:space="preserve">likely to exert the most </w:t>
      </w:r>
      <w:r>
        <w:rPr>
          <w:rFonts w:ascii="Times New Roman" w:hAnsi="Times New Roman"/>
          <w:sz w:val="24"/>
          <w:szCs w:val="24"/>
        </w:rPr>
        <w:t>significant</w:t>
      </w:r>
      <w:r w:rsidRPr="005D6CD3">
        <w:rPr>
          <w:rFonts w:ascii="Times New Roman" w:hAnsi="Times New Roman"/>
          <w:sz w:val="24"/>
          <w:szCs w:val="24"/>
        </w:rPr>
        <w:t xml:space="preserve"> effects on recruitment to the </w:t>
      </w:r>
      <w:r>
        <w:rPr>
          <w:rFonts w:ascii="Times New Roman" w:hAnsi="Times New Roman"/>
          <w:sz w:val="24"/>
          <w:szCs w:val="24"/>
        </w:rPr>
        <w:t>adult stock</w:t>
      </w:r>
      <w:r w:rsidRPr="005D6CD3">
        <w:rPr>
          <w:rFonts w:ascii="Times New Roman" w:hAnsi="Times New Roman"/>
          <w:sz w:val="24"/>
          <w:szCs w:val="24"/>
        </w:rPr>
        <w:t xml:space="preserve"> </w:t>
      </w:r>
      <w:r>
        <w:rPr>
          <w:rFonts w:ascii="Times New Roman" w:hAnsi="Times New Roman"/>
          <w:sz w:val="24"/>
          <w:szCs w:val="24"/>
        </w:rPr>
        <w:t>(Tyler &amp; Kruse 1997)</w:t>
      </w:r>
      <w:r w:rsidRPr="005D6CD3">
        <w:rPr>
          <w:rFonts w:ascii="Times New Roman" w:hAnsi="Times New Roman"/>
          <w:sz w:val="24"/>
          <w:szCs w:val="24"/>
        </w:rPr>
        <w:t xml:space="preserve">. </w:t>
      </w:r>
      <w:r>
        <w:rPr>
          <w:rFonts w:ascii="Times New Roman" w:hAnsi="Times New Roman"/>
          <w:sz w:val="24"/>
          <w:szCs w:val="24"/>
        </w:rPr>
        <w:t>Accordingly</w:t>
      </w:r>
      <w:r w:rsidRPr="005D6CD3">
        <w:rPr>
          <w:rFonts w:ascii="Times New Roman" w:hAnsi="Times New Roman"/>
          <w:sz w:val="24"/>
          <w:szCs w:val="24"/>
        </w:rPr>
        <w:t xml:space="preserve">, early life history stages have been </w:t>
      </w:r>
      <w:r>
        <w:rPr>
          <w:rFonts w:ascii="Times New Roman" w:hAnsi="Times New Roman"/>
          <w:sz w:val="24"/>
          <w:szCs w:val="24"/>
        </w:rPr>
        <w:t xml:space="preserve">a </w:t>
      </w:r>
      <w:r w:rsidRPr="005D6CD3">
        <w:rPr>
          <w:rFonts w:ascii="Times New Roman" w:hAnsi="Times New Roman"/>
          <w:sz w:val="24"/>
          <w:szCs w:val="24"/>
        </w:rPr>
        <w:t>focus of previous studies attempting to unravel the cause</w:t>
      </w:r>
      <w:r>
        <w:rPr>
          <w:rFonts w:ascii="Times New Roman" w:hAnsi="Times New Roman"/>
          <w:sz w:val="24"/>
          <w:szCs w:val="24"/>
        </w:rPr>
        <w:t>s</w:t>
      </w:r>
      <w:r w:rsidRPr="005D6CD3">
        <w:rPr>
          <w:rFonts w:ascii="Times New Roman" w:hAnsi="Times New Roman"/>
          <w:sz w:val="24"/>
          <w:szCs w:val="24"/>
        </w:rPr>
        <w:t xml:space="preserve"> of</w:t>
      </w:r>
      <w:r>
        <w:rPr>
          <w:rFonts w:ascii="Times New Roman" w:hAnsi="Times New Roman"/>
          <w:sz w:val="24"/>
          <w:szCs w:val="24"/>
        </w:rPr>
        <w:t xml:space="preserve"> fluctuations in</w:t>
      </w:r>
      <w:r w:rsidRPr="005D6CD3">
        <w:rPr>
          <w:rFonts w:ascii="Times New Roman" w:hAnsi="Times New Roman"/>
          <w:sz w:val="24"/>
          <w:szCs w:val="24"/>
        </w:rPr>
        <w:t xml:space="preserve"> crab </w:t>
      </w:r>
      <w:r>
        <w:rPr>
          <w:rFonts w:ascii="Times New Roman" w:hAnsi="Times New Roman"/>
          <w:sz w:val="24"/>
          <w:szCs w:val="24"/>
        </w:rPr>
        <w:t>abundance</w:t>
      </w:r>
      <w:r w:rsidRPr="005D6CD3">
        <w:rPr>
          <w:rFonts w:ascii="Times New Roman" w:hAnsi="Times New Roman"/>
          <w:sz w:val="24"/>
          <w:szCs w:val="24"/>
        </w:rPr>
        <w:t xml:space="preserve"> (Livingston 1989</w:t>
      </w:r>
      <w:r>
        <w:rPr>
          <w:rFonts w:ascii="Times New Roman" w:hAnsi="Times New Roman"/>
          <w:sz w:val="24"/>
          <w:szCs w:val="24"/>
        </w:rPr>
        <w:t>, Rosenkranz et al. 1998, 2001).</w:t>
      </w:r>
      <w:r w:rsidRPr="005D6CD3">
        <w:rPr>
          <w:rFonts w:ascii="Times New Roman" w:hAnsi="Times New Roman"/>
          <w:sz w:val="24"/>
          <w:szCs w:val="24"/>
        </w:rPr>
        <w:t xml:space="preserve"> A </w:t>
      </w:r>
      <w:r>
        <w:rPr>
          <w:rFonts w:ascii="Times New Roman" w:hAnsi="Times New Roman"/>
          <w:sz w:val="24"/>
          <w:szCs w:val="24"/>
        </w:rPr>
        <w:t xml:space="preserve">putative </w:t>
      </w:r>
      <w:r w:rsidRPr="005D6CD3">
        <w:rPr>
          <w:rFonts w:ascii="Times New Roman" w:hAnsi="Times New Roman"/>
          <w:sz w:val="24"/>
          <w:szCs w:val="24"/>
        </w:rPr>
        <w:t xml:space="preserve">13-14 </w:t>
      </w:r>
      <w:r>
        <w:rPr>
          <w:rFonts w:ascii="Times New Roman" w:hAnsi="Times New Roman"/>
          <w:sz w:val="24"/>
          <w:szCs w:val="24"/>
        </w:rPr>
        <w:t>year</w:t>
      </w:r>
      <w:r w:rsidRPr="005D6CD3">
        <w:rPr>
          <w:rFonts w:ascii="Times New Roman" w:hAnsi="Times New Roman"/>
          <w:sz w:val="24"/>
          <w:szCs w:val="24"/>
        </w:rPr>
        <w:t xml:space="preserve"> cycle in</w:t>
      </w:r>
      <w:r>
        <w:rPr>
          <w:rFonts w:ascii="Times New Roman" w:hAnsi="Times New Roman"/>
          <w:sz w:val="24"/>
          <w:szCs w:val="24"/>
        </w:rPr>
        <w:t xml:space="preserve"> both</w:t>
      </w:r>
      <w:r w:rsidRPr="005D6CD3">
        <w:rPr>
          <w:rFonts w:ascii="Times New Roman" w:hAnsi="Times New Roman"/>
          <w:sz w:val="24"/>
          <w:szCs w:val="24"/>
        </w:rPr>
        <w:t xml:space="preserve"> </w:t>
      </w:r>
      <w:r>
        <w:rPr>
          <w:rFonts w:ascii="Times New Roman" w:hAnsi="Times New Roman"/>
          <w:sz w:val="24"/>
          <w:szCs w:val="24"/>
        </w:rPr>
        <w:t xml:space="preserve">legal-sized male recruitment to the </w:t>
      </w:r>
      <w:r w:rsidRPr="005D6CD3">
        <w:rPr>
          <w:rFonts w:ascii="Times New Roman" w:hAnsi="Times New Roman"/>
          <w:sz w:val="24"/>
          <w:szCs w:val="24"/>
        </w:rPr>
        <w:t>fishery and total adult population size</w:t>
      </w:r>
      <w:r>
        <w:rPr>
          <w:rFonts w:ascii="Times New Roman" w:hAnsi="Times New Roman"/>
          <w:sz w:val="24"/>
          <w:szCs w:val="24"/>
        </w:rPr>
        <w:t xml:space="preserve"> has been interpreted to indicate </w:t>
      </w:r>
      <w:r w:rsidRPr="005D6CD3">
        <w:rPr>
          <w:rFonts w:ascii="Times New Roman" w:hAnsi="Times New Roman"/>
          <w:sz w:val="24"/>
          <w:szCs w:val="24"/>
        </w:rPr>
        <w:t>that</w:t>
      </w:r>
      <w:r>
        <w:rPr>
          <w:rFonts w:ascii="Times New Roman" w:hAnsi="Times New Roman"/>
          <w:sz w:val="24"/>
          <w:szCs w:val="24"/>
        </w:rPr>
        <w:t xml:space="preserve"> long-term</w:t>
      </w:r>
      <w:r w:rsidRPr="005D6CD3">
        <w:rPr>
          <w:rFonts w:ascii="Times New Roman" w:hAnsi="Times New Roman"/>
          <w:sz w:val="24"/>
          <w:szCs w:val="24"/>
        </w:rPr>
        <w:t xml:space="preserve"> </w:t>
      </w:r>
      <w:r>
        <w:rPr>
          <w:rFonts w:ascii="Times New Roman" w:hAnsi="Times New Roman"/>
          <w:sz w:val="24"/>
          <w:szCs w:val="24"/>
        </w:rPr>
        <w:t xml:space="preserve">cyclicity in the biophysical </w:t>
      </w:r>
      <w:r w:rsidRPr="005D6CD3">
        <w:rPr>
          <w:rFonts w:ascii="Times New Roman" w:hAnsi="Times New Roman"/>
          <w:sz w:val="24"/>
          <w:szCs w:val="24"/>
        </w:rPr>
        <w:t>environment</w:t>
      </w:r>
      <w:r>
        <w:rPr>
          <w:rFonts w:ascii="Times New Roman" w:hAnsi="Times New Roman"/>
          <w:sz w:val="24"/>
          <w:szCs w:val="24"/>
        </w:rPr>
        <w:t xml:space="preserve"> may mediate </w:t>
      </w:r>
      <w:r w:rsidRPr="005D6CD3">
        <w:rPr>
          <w:rFonts w:ascii="Times New Roman" w:hAnsi="Times New Roman"/>
          <w:sz w:val="24"/>
          <w:szCs w:val="24"/>
        </w:rPr>
        <w:t xml:space="preserve">recruitment strength (Zheng </w:t>
      </w:r>
      <w:r>
        <w:rPr>
          <w:rFonts w:ascii="Times New Roman" w:hAnsi="Times New Roman"/>
          <w:sz w:val="24"/>
          <w:szCs w:val="24"/>
        </w:rPr>
        <w:t>&amp;</w:t>
      </w:r>
      <w:r w:rsidRPr="005D6CD3">
        <w:rPr>
          <w:rFonts w:ascii="Times New Roman" w:hAnsi="Times New Roman"/>
          <w:sz w:val="24"/>
          <w:szCs w:val="24"/>
        </w:rPr>
        <w:t xml:space="preserve"> Kruse 1998, 2003). </w:t>
      </w:r>
      <w:r>
        <w:rPr>
          <w:rFonts w:ascii="Times New Roman" w:hAnsi="Times New Roman"/>
          <w:sz w:val="24"/>
          <w:szCs w:val="24"/>
        </w:rPr>
        <w:t xml:space="preserve">This putative cycle is also approximately double the mean age of maturity of female Tanner </w:t>
      </w:r>
      <w:del w:id="70" w:author="Jon.Richar" w:date="2024-07-26T14:08:00Z">
        <w:r w:rsidDel="003922AA">
          <w:rPr>
            <w:rFonts w:ascii="Times New Roman" w:hAnsi="Times New Roman"/>
            <w:sz w:val="24"/>
            <w:szCs w:val="24"/>
          </w:rPr>
          <w:delText>crabs</w:delText>
        </w:r>
      </w:del>
      <w:ins w:id="71" w:author="Jon.Richar" w:date="2024-07-26T14:08:00Z">
        <w:r w:rsidR="003922AA">
          <w:rPr>
            <w:rFonts w:ascii="Times New Roman" w:hAnsi="Times New Roman"/>
            <w:sz w:val="24"/>
            <w:szCs w:val="24"/>
          </w:rPr>
          <w:t>crab</w:t>
        </w:r>
      </w:ins>
      <w:r>
        <w:rPr>
          <w:rFonts w:ascii="Times New Roman" w:hAnsi="Times New Roman"/>
          <w:sz w:val="24"/>
          <w:szCs w:val="24"/>
        </w:rPr>
        <w:t xml:space="preserve"> in this region, suggesting the possibility of an endogenous rhythm associated in some way with a </w:t>
      </w:r>
      <w:r w:rsidR="003B4A7D">
        <w:rPr>
          <w:rFonts w:ascii="Times New Roman" w:hAnsi="Times New Roman"/>
          <w:sz w:val="24"/>
          <w:szCs w:val="24"/>
        </w:rPr>
        <w:t xml:space="preserve">spawner-recruit </w:t>
      </w:r>
      <w:r>
        <w:rPr>
          <w:rFonts w:ascii="Times New Roman" w:hAnsi="Times New Roman"/>
          <w:sz w:val="24"/>
          <w:szCs w:val="24"/>
        </w:rPr>
        <w:t>relationship (</w:t>
      </w:r>
      <w:r w:rsidRPr="005D6CD3">
        <w:rPr>
          <w:rFonts w:ascii="Times New Roman" w:hAnsi="Times New Roman"/>
          <w:sz w:val="24"/>
          <w:szCs w:val="24"/>
        </w:rPr>
        <w:t xml:space="preserve">Zheng </w:t>
      </w:r>
      <w:r>
        <w:rPr>
          <w:rFonts w:ascii="Times New Roman" w:hAnsi="Times New Roman"/>
          <w:sz w:val="24"/>
          <w:szCs w:val="24"/>
        </w:rPr>
        <w:t>&amp;</w:t>
      </w:r>
      <w:r w:rsidRPr="005D6CD3">
        <w:rPr>
          <w:rFonts w:ascii="Times New Roman" w:hAnsi="Times New Roman"/>
          <w:sz w:val="24"/>
          <w:szCs w:val="24"/>
        </w:rPr>
        <w:t xml:space="preserve"> Kruse 1998</w:t>
      </w:r>
      <w:r>
        <w:rPr>
          <w:rFonts w:ascii="Times New Roman" w:hAnsi="Times New Roman"/>
          <w:sz w:val="24"/>
          <w:szCs w:val="24"/>
        </w:rPr>
        <w:t xml:space="preserve">).                  </w:t>
      </w:r>
    </w:p>
    <w:p w14:paraId="35FAC684" w14:textId="473860A4" w:rsidR="00525AD2" w:rsidRPr="005D6CD3" w:rsidRDefault="00B937A3" w:rsidP="00525AD2">
      <w:pPr>
        <w:spacing w:line="480" w:lineRule="auto"/>
        <w:ind w:right="288" w:firstLine="720"/>
        <w:contextualSpacing/>
        <w:rPr>
          <w:rFonts w:ascii="Times New Roman" w:hAnsi="Times New Roman"/>
          <w:sz w:val="24"/>
          <w:szCs w:val="24"/>
        </w:rPr>
      </w:pPr>
      <w:commentRangeStart w:id="72"/>
      <w:commentRangeStart w:id="73"/>
      <w:commentRangeStart w:id="74"/>
      <w:r>
        <w:rPr>
          <w:rFonts w:ascii="Times New Roman" w:hAnsi="Times New Roman"/>
          <w:sz w:val="24"/>
          <w:szCs w:val="24"/>
        </w:rPr>
        <w:t>Current</w:t>
      </w:r>
      <w:r w:rsidR="00D13456">
        <w:rPr>
          <w:rFonts w:ascii="Times New Roman" w:hAnsi="Times New Roman"/>
          <w:sz w:val="24"/>
          <w:szCs w:val="24"/>
        </w:rPr>
        <w:t xml:space="preserve"> manage</w:t>
      </w:r>
      <w:r>
        <w:rPr>
          <w:rFonts w:ascii="Times New Roman" w:hAnsi="Times New Roman"/>
          <w:sz w:val="24"/>
          <w:szCs w:val="24"/>
        </w:rPr>
        <w:t xml:space="preserve">ment </w:t>
      </w:r>
      <w:r w:rsidR="00CD43A1">
        <w:rPr>
          <w:rFonts w:ascii="Times New Roman" w:hAnsi="Times New Roman"/>
          <w:sz w:val="24"/>
          <w:szCs w:val="24"/>
        </w:rPr>
        <w:t xml:space="preserve">for EBS Tanner crab </w:t>
      </w:r>
      <w:del w:id="75" w:author="Jon.Richar" w:date="2024-09-13T16:42:00Z">
        <w:r w:rsidDel="00E51D67">
          <w:rPr>
            <w:rFonts w:ascii="Times New Roman" w:hAnsi="Times New Roman"/>
            <w:sz w:val="24"/>
            <w:szCs w:val="24"/>
          </w:rPr>
          <w:delText>operates</w:delText>
        </w:r>
        <w:r w:rsidR="00D13456" w:rsidDel="00E51D67">
          <w:rPr>
            <w:rFonts w:ascii="Times New Roman" w:hAnsi="Times New Roman"/>
            <w:sz w:val="24"/>
            <w:szCs w:val="24"/>
          </w:rPr>
          <w:delText xml:space="preserve"> under the assumption that a spawner-recruit</w:delText>
        </w:r>
        <w:r w:rsidR="00574F0F" w:rsidDel="00E51D67">
          <w:rPr>
            <w:rFonts w:ascii="Times New Roman" w:hAnsi="Times New Roman"/>
            <w:sz w:val="24"/>
            <w:szCs w:val="24"/>
          </w:rPr>
          <w:delText xml:space="preserve"> </w:delText>
        </w:r>
        <w:r w:rsidR="00D13456" w:rsidDel="00E51D67">
          <w:rPr>
            <w:rFonts w:ascii="Times New Roman" w:hAnsi="Times New Roman"/>
            <w:sz w:val="24"/>
            <w:szCs w:val="24"/>
          </w:rPr>
          <w:delText xml:space="preserve">relationship </w:delText>
        </w:r>
        <w:r w:rsidR="00827D79" w:rsidDel="00E51D67">
          <w:rPr>
            <w:rFonts w:ascii="Times New Roman" w:hAnsi="Times New Roman"/>
            <w:sz w:val="24"/>
            <w:szCs w:val="24"/>
          </w:rPr>
          <w:delText>goes not exist</w:delText>
        </w:r>
        <w:r w:rsidDel="00E51D67">
          <w:rPr>
            <w:rFonts w:ascii="Times New Roman" w:hAnsi="Times New Roman"/>
            <w:sz w:val="24"/>
            <w:szCs w:val="24"/>
          </w:rPr>
          <w:delText xml:space="preserve"> </w:delText>
        </w:r>
      </w:del>
      <w:ins w:id="76" w:author="Jon.Richar" w:date="2024-09-13T16:42:00Z">
        <w:r w:rsidR="00E51D67">
          <w:rPr>
            <w:rFonts w:ascii="Times New Roman" w:hAnsi="Times New Roman"/>
            <w:sz w:val="24"/>
            <w:szCs w:val="24"/>
          </w:rPr>
          <w:t>does not i</w:t>
        </w:r>
      </w:ins>
      <w:commentRangeEnd w:id="74"/>
      <w:ins w:id="77" w:author="Jon.Richar" w:date="2024-09-17T09:17:00Z">
        <w:r w:rsidR="00993A8B">
          <w:rPr>
            <w:rStyle w:val="CommentReference"/>
          </w:rPr>
          <w:commentReference w:id="74"/>
        </w:r>
      </w:ins>
      <w:ins w:id="78" w:author="Jon.Richar" w:date="2024-09-13T16:42:00Z">
        <w:r w:rsidR="00E51D67">
          <w:rPr>
            <w:rFonts w:ascii="Times New Roman" w:hAnsi="Times New Roman"/>
            <w:sz w:val="24"/>
            <w:szCs w:val="24"/>
          </w:rPr>
          <w:t xml:space="preserve">ncorporate a </w:t>
        </w:r>
      </w:ins>
      <w:ins w:id="79" w:author="Jon.Richar" w:date="2024-09-13T16:56:00Z">
        <w:r w:rsidR="005B162A">
          <w:rPr>
            <w:rFonts w:ascii="Times New Roman" w:hAnsi="Times New Roman"/>
            <w:sz w:val="24"/>
            <w:szCs w:val="24"/>
          </w:rPr>
          <w:t xml:space="preserve">female </w:t>
        </w:r>
      </w:ins>
      <w:ins w:id="80" w:author="Jon.Richar" w:date="2024-09-13T17:01:00Z">
        <w:r w:rsidR="005B162A">
          <w:rPr>
            <w:rFonts w:ascii="Times New Roman" w:hAnsi="Times New Roman"/>
            <w:sz w:val="24"/>
            <w:szCs w:val="24"/>
          </w:rPr>
          <w:t>spawner</w:t>
        </w:r>
      </w:ins>
      <w:ins w:id="81" w:author="Jon.Richar" w:date="2024-09-13T16:42:00Z">
        <w:r w:rsidR="00E51D67">
          <w:rPr>
            <w:rFonts w:ascii="Times New Roman" w:hAnsi="Times New Roman"/>
            <w:sz w:val="24"/>
            <w:szCs w:val="24"/>
          </w:rPr>
          <w:t xml:space="preserve">-recruit </w:t>
        </w:r>
        <w:r w:rsidR="00E51D67">
          <w:rPr>
            <w:rFonts w:ascii="Times New Roman" w:hAnsi="Times New Roman"/>
            <w:sz w:val="24"/>
            <w:szCs w:val="24"/>
          </w:rPr>
          <w:lastRenderedPageBreak/>
          <w:t>relationship</w:t>
        </w:r>
      </w:ins>
      <w:ins w:id="82" w:author="Jon.Richar" w:date="2024-09-13T16:43:00Z">
        <w:r w:rsidR="005B162A">
          <w:rPr>
            <w:rFonts w:ascii="Times New Roman" w:hAnsi="Times New Roman"/>
            <w:sz w:val="24"/>
            <w:szCs w:val="24"/>
          </w:rPr>
          <w:t xml:space="preserve">, </w:t>
        </w:r>
      </w:ins>
      <w:ins w:id="83" w:author="Jon.Richar" w:date="2024-09-13T16:56:00Z">
        <w:r w:rsidR="005B162A">
          <w:rPr>
            <w:rFonts w:ascii="Times New Roman" w:hAnsi="Times New Roman"/>
            <w:sz w:val="24"/>
            <w:szCs w:val="24"/>
          </w:rPr>
          <w:t xml:space="preserve">rather </w:t>
        </w:r>
      </w:ins>
      <w:del w:id="84" w:author="Jon.Richar" w:date="2024-09-13T16:56:00Z">
        <w:r w:rsidDel="005B162A">
          <w:rPr>
            <w:rFonts w:ascii="Times New Roman" w:hAnsi="Times New Roman"/>
            <w:sz w:val="24"/>
            <w:szCs w:val="24"/>
          </w:rPr>
          <w:delText>(</w:delText>
        </w:r>
        <w:r w:rsidR="00827D79" w:rsidDel="005B162A">
          <w:rPr>
            <w:rFonts w:ascii="Times New Roman" w:hAnsi="Times New Roman"/>
            <w:sz w:val="24"/>
            <w:szCs w:val="24"/>
          </w:rPr>
          <w:delText xml:space="preserve">i.e., </w:delText>
        </w:r>
      </w:del>
      <w:r w:rsidR="00827D79">
        <w:rPr>
          <w:rFonts w:ascii="Times New Roman" w:hAnsi="Times New Roman"/>
          <w:sz w:val="24"/>
          <w:szCs w:val="24"/>
        </w:rPr>
        <w:t xml:space="preserve">the number of recruits </w:t>
      </w:r>
      <w:del w:id="85" w:author="Jon.Richar" w:date="2024-09-13T16:56:00Z">
        <w:r w:rsidR="00827D79" w:rsidDel="005B162A">
          <w:rPr>
            <w:rFonts w:ascii="Times New Roman" w:hAnsi="Times New Roman"/>
            <w:sz w:val="24"/>
            <w:szCs w:val="24"/>
          </w:rPr>
          <w:delText>to the stock is</w:delText>
        </w:r>
      </w:del>
      <w:ins w:id="86" w:author="Jon.Richar" w:date="2024-09-13T16:56:00Z">
        <w:r w:rsidR="005B162A">
          <w:rPr>
            <w:rFonts w:ascii="Times New Roman" w:hAnsi="Times New Roman"/>
            <w:sz w:val="24"/>
            <w:szCs w:val="24"/>
          </w:rPr>
          <w:t xml:space="preserve">to the </w:t>
        </w:r>
      </w:ins>
      <w:ins w:id="87" w:author="Jon.Richar" w:date="2024-09-13T16:57:00Z">
        <w:r w:rsidR="005B162A">
          <w:rPr>
            <w:rFonts w:ascii="Times New Roman" w:hAnsi="Times New Roman"/>
            <w:sz w:val="24"/>
            <w:szCs w:val="24"/>
          </w:rPr>
          <w:t xml:space="preserve">stock assessment </w:t>
        </w:r>
      </w:ins>
      <w:ins w:id="88" w:author="Jon.Richar" w:date="2024-09-13T16:56:00Z">
        <w:r w:rsidR="005B162A">
          <w:rPr>
            <w:rFonts w:ascii="Times New Roman" w:hAnsi="Times New Roman"/>
            <w:sz w:val="24"/>
            <w:szCs w:val="24"/>
          </w:rPr>
          <w:t>model</w:t>
        </w:r>
      </w:ins>
      <w:r w:rsidR="00827D79">
        <w:rPr>
          <w:rFonts w:ascii="Times New Roman" w:hAnsi="Times New Roman"/>
          <w:sz w:val="24"/>
          <w:szCs w:val="24"/>
        </w:rPr>
        <w:t xml:space="preserve"> </w:t>
      </w:r>
      <w:del w:id="89" w:author="Jon.Richar" w:date="2024-09-13T16:56:00Z">
        <w:r w:rsidR="00827D79" w:rsidDel="005B162A">
          <w:rPr>
            <w:rFonts w:ascii="Times New Roman" w:hAnsi="Times New Roman"/>
            <w:sz w:val="24"/>
            <w:szCs w:val="24"/>
          </w:rPr>
          <w:delText xml:space="preserve">independent of </w:delText>
        </w:r>
      </w:del>
      <w:del w:id="90" w:author="Jon.Richar" w:date="2024-09-13T16:57:00Z">
        <w:r w:rsidR="00827D79" w:rsidDel="005B162A">
          <w:rPr>
            <w:rFonts w:ascii="Times New Roman" w:hAnsi="Times New Roman"/>
            <w:sz w:val="24"/>
            <w:szCs w:val="24"/>
          </w:rPr>
          <w:delText>mature biomass at spawning</w:delText>
        </w:r>
      </w:del>
      <w:ins w:id="91" w:author="Jon.Richar" w:date="2024-09-13T16:57:00Z">
        <w:r w:rsidR="005B162A">
          <w:rPr>
            <w:rFonts w:ascii="Times New Roman" w:hAnsi="Times New Roman"/>
            <w:sz w:val="24"/>
            <w:szCs w:val="24"/>
          </w:rPr>
          <w:t>is dependent on mature male biomass at time of mating</w:t>
        </w:r>
      </w:ins>
      <w:r w:rsidR="00827D79">
        <w:rPr>
          <w:rFonts w:ascii="Times New Roman" w:hAnsi="Times New Roman"/>
          <w:sz w:val="24"/>
          <w:szCs w:val="24"/>
        </w:rPr>
        <w:t xml:space="preserve">; </w:t>
      </w:r>
      <w:r>
        <w:rPr>
          <w:rFonts w:ascii="Times New Roman" w:hAnsi="Times New Roman"/>
          <w:sz w:val="24"/>
          <w:szCs w:val="24"/>
        </w:rPr>
        <w:t xml:space="preserve">Stockhausen 2023). </w:t>
      </w:r>
      <w:commentRangeEnd w:id="72"/>
      <w:r w:rsidR="006D7B9D">
        <w:rPr>
          <w:rStyle w:val="CommentReference"/>
        </w:rPr>
        <w:commentReference w:id="72"/>
      </w:r>
      <w:commentRangeEnd w:id="73"/>
      <w:r w:rsidR="00685797">
        <w:rPr>
          <w:rStyle w:val="CommentReference"/>
        </w:rPr>
        <w:commentReference w:id="73"/>
      </w:r>
      <w:r w:rsidR="00CD43A1">
        <w:rPr>
          <w:rFonts w:ascii="Times New Roman" w:hAnsi="Times New Roman"/>
          <w:sz w:val="24"/>
          <w:szCs w:val="24"/>
        </w:rPr>
        <w:t>As a result, reference points for managing the fishery, such as biomass at maximum sustained yield (</w:t>
      </w:r>
      <w:bookmarkStart w:id="92" w:name="_Hlk153785687"/>
      <w:r w:rsidR="00CD43A1" w:rsidRPr="00880939">
        <w:rPr>
          <w:rFonts w:ascii="Times New Roman" w:hAnsi="Times New Roman"/>
          <w:i/>
          <w:sz w:val="24"/>
          <w:szCs w:val="24"/>
        </w:rPr>
        <w:t>B</w:t>
      </w:r>
      <w:r w:rsidR="00CD43A1" w:rsidRPr="00880939">
        <w:rPr>
          <w:rFonts w:ascii="Times New Roman" w:hAnsi="Times New Roman"/>
          <w:sz w:val="24"/>
          <w:szCs w:val="24"/>
          <w:vertAlign w:val="subscript"/>
        </w:rPr>
        <w:t>MSY</w:t>
      </w:r>
      <w:bookmarkEnd w:id="92"/>
      <w:r w:rsidR="00CD43A1">
        <w:rPr>
          <w:rFonts w:ascii="Times New Roman" w:hAnsi="Times New Roman"/>
          <w:sz w:val="24"/>
          <w:szCs w:val="24"/>
        </w:rPr>
        <w:t xml:space="preserve">), are estimated with proxies rather than being estimated directly from population dynamics (e.g., 35% of estimated unfished biomass is used as a proxy for </w:t>
      </w:r>
      <w:r w:rsidR="00CD43A1" w:rsidRPr="00201446">
        <w:rPr>
          <w:rFonts w:ascii="Times New Roman" w:hAnsi="Times New Roman"/>
          <w:i/>
          <w:sz w:val="24"/>
          <w:szCs w:val="24"/>
        </w:rPr>
        <w:t>B</w:t>
      </w:r>
      <w:r w:rsidR="00CD43A1" w:rsidRPr="00201446">
        <w:rPr>
          <w:rFonts w:ascii="Times New Roman" w:hAnsi="Times New Roman"/>
          <w:sz w:val="24"/>
          <w:szCs w:val="24"/>
          <w:vertAlign w:val="subscript"/>
        </w:rPr>
        <w:t>MSY</w:t>
      </w:r>
      <w:r w:rsidR="00CD43A1">
        <w:rPr>
          <w:rFonts w:ascii="Times New Roman" w:hAnsi="Times New Roman"/>
          <w:sz w:val="24"/>
          <w:szCs w:val="24"/>
        </w:rPr>
        <w:t xml:space="preserve">; Stockhausen 2023). </w:t>
      </w:r>
      <w:r w:rsidR="00576291">
        <w:rPr>
          <w:rFonts w:ascii="Times New Roman" w:hAnsi="Times New Roman"/>
          <w:sz w:val="24"/>
          <w:szCs w:val="24"/>
        </w:rPr>
        <w:t xml:space="preserve">An empirical demonstration of a </w:t>
      </w:r>
      <w:r w:rsidR="003B4A7D">
        <w:rPr>
          <w:rFonts w:ascii="Times New Roman" w:hAnsi="Times New Roman"/>
          <w:sz w:val="24"/>
          <w:szCs w:val="24"/>
        </w:rPr>
        <w:t>spawner-recruit</w:t>
      </w:r>
      <w:r w:rsidR="00576291">
        <w:rPr>
          <w:rFonts w:ascii="Times New Roman" w:hAnsi="Times New Roman"/>
          <w:sz w:val="24"/>
          <w:szCs w:val="24"/>
        </w:rPr>
        <w:t xml:space="preserve"> relationship</w:t>
      </w:r>
      <w:r w:rsidR="00827D79">
        <w:rPr>
          <w:rFonts w:ascii="Times New Roman" w:hAnsi="Times New Roman"/>
          <w:sz w:val="24"/>
          <w:szCs w:val="24"/>
        </w:rPr>
        <w:t>, if it did exist for t</w:t>
      </w:r>
      <w:r w:rsidR="004447E0">
        <w:rPr>
          <w:rFonts w:ascii="Times New Roman" w:hAnsi="Times New Roman"/>
          <w:sz w:val="24"/>
          <w:szCs w:val="24"/>
        </w:rPr>
        <w:t>his stock,</w:t>
      </w:r>
      <w:r w:rsidR="00576291">
        <w:rPr>
          <w:rFonts w:ascii="Times New Roman" w:hAnsi="Times New Roman"/>
          <w:sz w:val="24"/>
          <w:szCs w:val="24"/>
        </w:rPr>
        <w:t xml:space="preserve"> would provide better scientific support for management through </w:t>
      </w:r>
      <w:r w:rsidR="004447E0">
        <w:rPr>
          <w:rFonts w:ascii="Times New Roman" w:hAnsi="Times New Roman"/>
          <w:sz w:val="24"/>
          <w:szCs w:val="24"/>
        </w:rPr>
        <w:t>the ability to estimate management quantities directly from population dynamics (</w:t>
      </w:r>
      <w:r w:rsidR="00512B6D">
        <w:rPr>
          <w:rFonts w:ascii="Times New Roman" w:hAnsi="Times New Roman"/>
          <w:sz w:val="24"/>
          <w:szCs w:val="24"/>
        </w:rPr>
        <w:t>Stockhausen 2023</w:t>
      </w:r>
      <w:r w:rsidR="004447E0">
        <w:rPr>
          <w:rFonts w:ascii="Times New Roman" w:hAnsi="Times New Roman"/>
          <w:sz w:val="24"/>
          <w:szCs w:val="24"/>
        </w:rPr>
        <w:t>).</w:t>
      </w:r>
      <w:r w:rsidR="00576291">
        <w:rPr>
          <w:rFonts w:ascii="Times New Roman" w:hAnsi="Times New Roman"/>
          <w:sz w:val="24"/>
          <w:szCs w:val="24"/>
        </w:rPr>
        <w:t xml:space="preserve">  </w:t>
      </w:r>
      <w:r w:rsidR="00525AD2">
        <w:rPr>
          <w:rFonts w:ascii="Times New Roman" w:hAnsi="Times New Roman"/>
          <w:sz w:val="24"/>
          <w:szCs w:val="24"/>
        </w:rPr>
        <w:t xml:space="preserve">Previous </w:t>
      </w:r>
      <w:r w:rsidR="00525AD2" w:rsidRPr="005D6CD3">
        <w:rPr>
          <w:rFonts w:ascii="Times New Roman" w:hAnsi="Times New Roman"/>
          <w:sz w:val="24"/>
          <w:szCs w:val="24"/>
        </w:rPr>
        <w:t xml:space="preserve">studies </w:t>
      </w:r>
      <w:r w:rsidR="00E83E95">
        <w:rPr>
          <w:rFonts w:ascii="Times New Roman" w:hAnsi="Times New Roman"/>
          <w:sz w:val="24"/>
          <w:szCs w:val="24"/>
        </w:rPr>
        <w:t>have found only</w:t>
      </w:r>
      <w:r w:rsidR="00525AD2">
        <w:rPr>
          <w:rFonts w:ascii="Times New Roman" w:hAnsi="Times New Roman"/>
          <w:sz w:val="24"/>
          <w:szCs w:val="24"/>
        </w:rPr>
        <w:t xml:space="preserve"> </w:t>
      </w:r>
      <w:r w:rsidR="00525AD2" w:rsidRPr="005D6CD3">
        <w:rPr>
          <w:rFonts w:ascii="Times New Roman" w:hAnsi="Times New Roman"/>
          <w:sz w:val="24"/>
          <w:szCs w:val="24"/>
        </w:rPr>
        <w:t>weak</w:t>
      </w:r>
      <w:r w:rsidR="00E83E95">
        <w:rPr>
          <w:rFonts w:ascii="Times New Roman" w:hAnsi="Times New Roman"/>
          <w:sz w:val="24"/>
          <w:szCs w:val="24"/>
        </w:rPr>
        <w:t xml:space="preserve"> evidence for a</w:t>
      </w:r>
      <w:r w:rsidR="00525AD2" w:rsidRPr="005D6CD3">
        <w:rPr>
          <w:rFonts w:ascii="Times New Roman" w:hAnsi="Times New Roman"/>
          <w:sz w:val="24"/>
          <w:szCs w:val="24"/>
        </w:rPr>
        <w:t xml:space="preserve"> </w:t>
      </w:r>
      <w:r w:rsidR="00525AD2">
        <w:rPr>
          <w:rFonts w:ascii="Times New Roman" w:hAnsi="Times New Roman"/>
          <w:sz w:val="24"/>
          <w:szCs w:val="24"/>
        </w:rPr>
        <w:t>Ricker-style</w:t>
      </w:r>
      <w:r w:rsidR="00E83E95">
        <w:rPr>
          <w:rFonts w:ascii="Times New Roman" w:hAnsi="Times New Roman"/>
          <w:sz w:val="24"/>
          <w:szCs w:val="24"/>
        </w:rPr>
        <w:t>,</w:t>
      </w:r>
      <w:r w:rsidR="00525AD2">
        <w:rPr>
          <w:rFonts w:ascii="Times New Roman" w:hAnsi="Times New Roman"/>
          <w:sz w:val="24"/>
          <w:szCs w:val="24"/>
        </w:rPr>
        <w:t xml:space="preserve"> dome-shaped </w:t>
      </w:r>
      <w:r w:rsidR="00525AD2" w:rsidRPr="005D6CD3">
        <w:rPr>
          <w:rFonts w:ascii="Times New Roman" w:hAnsi="Times New Roman"/>
          <w:sz w:val="24"/>
          <w:szCs w:val="24"/>
        </w:rPr>
        <w:t xml:space="preserve">relationship between </w:t>
      </w:r>
      <w:r w:rsidR="00E83E95">
        <w:rPr>
          <w:rFonts w:ascii="Times New Roman" w:hAnsi="Times New Roman"/>
          <w:sz w:val="24"/>
          <w:szCs w:val="24"/>
        </w:rPr>
        <w:t>spawning</w:t>
      </w:r>
      <w:r w:rsidR="00E83E95" w:rsidRPr="005D6CD3">
        <w:rPr>
          <w:rFonts w:ascii="Times New Roman" w:hAnsi="Times New Roman"/>
          <w:sz w:val="24"/>
          <w:szCs w:val="24"/>
        </w:rPr>
        <w:t xml:space="preserve"> </w:t>
      </w:r>
      <w:r w:rsidR="00525AD2" w:rsidRPr="005D6CD3">
        <w:rPr>
          <w:rFonts w:ascii="Times New Roman" w:hAnsi="Times New Roman"/>
          <w:sz w:val="24"/>
          <w:szCs w:val="24"/>
        </w:rPr>
        <w:t>stock size and subsequent recruitment</w:t>
      </w:r>
      <w:r w:rsidR="00525AD2">
        <w:rPr>
          <w:rFonts w:ascii="Times New Roman" w:hAnsi="Times New Roman"/>
          <w:sz w:val="24"/>
          <w:szCs w:val="24"/>
        </w:rPr>
        <w:t xml:space="preserve"> to the adult population at lags of 7-9 </w:t>
      </w:r>
      <w:r w:rsidR="00E83E95">
        <w:rPr>
          <w:rFonts w:ascii="Times New Roman" w:hAnsi="Times New Roman"/>
          <w:sz w:val="24"/>
          <w:szCs w:val="24"/>
        </w:rPr>
        <w:t>years</w:t>
      </w:r>
      <w:r w:rsidR="00525AD2">
        <w:rPr>
          <w:rFonts w:ascii="Times New Roman" w:hAnsi="Times New Roman"/>
          <w:sz w:val="24"/>
          <w:szCs w:val="24"/>
        </w:rPr>
        <w:t xml:space="preserve">, </w:t>
      </w:r>
      <w:r w:rsidR="00E83E95">
        <w:rPr>
          <w:rFonts w:ascii="Times New Roman" w:hAnsi="Times New Roman"/>
          <w:sz w:val="24"/>
          <w:szCs w:val="24"/>
        </w:rPr>
        <w:t>with</w:t>
      </w:r>
      <w:r w:rsidR="00525AD2" w:rsidRPr="00FB2AF6">
        <w:rPr>
          <w:rFonts w:ascii="Times New Roman" w:hAnsi="Times New Roman"/>
          <w:sz w:val="24"/>
          <w:szCs w:val="24"/>
        </w:rPr>
        <w:t xml:space="preserve"> </w:t>
      </w:r>
      <w:r w:rsidR="00525AD2">
        <w:rPr>
          <w:rFonts w:ascii="Times New Roman" w:hAnsi="Times New Roman"/>
          <w:sz w:val="24"/>
          <w:szCs w:val="24"/>
        </w:rPr>
        <w:t>l</w:t>
      </w:r>
      <w:r w:rsidR="00525AD2" w:rsidRPr="005D6CD3">
        <w:rPr>
          <w:rFonts w:ascii="Times New Roman" w:hAnsi="Times New Roman"/>
          <w:sz w:val="24"/>
          <w:szCs w:val="24"/>
        </w:rPr>
        <w:t>arge year-classes result</w:t>
      </w:r>
      <w:r w:rsidR="00E83E95">
        <w:rPr>
          <w:rFonts w:ascii="Times New Roman" w:hAnsi="Times New Roman"/>
          <w:sz w:val="24"/>
          <w:szCs w:val="24"/>
        </w:rPr>
        <w:t>ing</w:t>
      </w:r>
      <w:r w:rsidR="00525AD2" w:rsidRPr="005D6CD3">
        <w:rPr>
          <w:rFonts w:ascii="Times New Roman" w:hAnsi="Times New Roman"/>
          <w:sz w:val="24"/>
          <w:szCs w:val="24"/>
        </w:rPr>
        <w:t xml:space="preserve"> from both </w:t>
      </w:r>
      <w:r w:rsidR="00E83E95">
        <w:rPr>
          <w:rFonts w:ascii="Times New Roman" w:hAnsi="Times New Roman"/>
          <w:sz w:val="24"/>
          <w:szCs w:val="24"/>
        </w:rPr>
        <w:t>high and low spawning abundance</w:t>
      </w:r>
      <w:r w:rsidR="00525AD2" w:rsidRPr="005D6CD3">
        <w:rPr>
          <w:rFonts w:ascii="Times New Roman" w:hAnsi="Times New Roman"/>
          <w:sz w:val="24"/>
          <w:szCs w:val="24"/>
        </w:rPr>
        <w:t xml:space="preserve"> </w:t>
      </w:r>
      <w:r w:rsidR="00525AD2">
        <w:rPr>
          <w:rFonts w:ascii="Times New Roman" w:hAnsi="Times New Roman"/>
          <w:sz w:val="24"/>
          <w:szCs w:val="24"/>
        </w:rPr>
        <w:t xml:space="preserve">(Zheng &amp; Kruse </w:t>
      </w:r>
      <w:r w:rsidR="00525AD2" w:rsidRPr="005D6CD3">
        <w:rPr>
          <w:rFonts w:ascii="Times New Roman" w:hAnsi="Times New Roman"/>
          <w:sz w:val="24"/>
          <w:szCs w:val="24"/>
        </w:rPr>
        <w:t>1998, 2003)</w:t>
      </w:r>
      <w:r w:rsidR="00525AD2">
        <w:rPr>
          <w:rFonts w:ascii="Times New Roman" w:hAnsi="Times New Roman"/>
          <w:sz w:val="24"/>
          <w:szCs w:val="24"/>
        </w:rPr>
        <w:t xml:space="preserve">. Several issues </w:t>
      </w:r>
      <w:r w:rsidR="00E83E95">
        <w:rPr>
          <w:rFonts w:ascii="Times New Roman" w:hAnsi="Times New Roman"/>
          <w:sz w:val="24"/>
          <w:szCs w:val="24"/>
        </w:rPr>
        <w:t xml:space="preserve">may </w:t>
      </w:r>
      <w:r w:rsidR="00525AD2">
        <w:rPr>
          <w:rFonts w:ascii="Times New Roman" w:hAnsi="Times New Roman"/>
          <w:sz w:val="24"/>
          <w:szCs w:val="24"/>
        </w:rPr>
        <w:t xml:space="preserve">hinder </w:t>
      </w:r>
      <w:del w:id="93" w:author="Jon.Richar" w:date="2024-08-01T10:37:00Z">
        <w:r w:rsidR="00525AD2" w:rsidDel="00E32B10">
          <w:rPr>
            <w:rFonts w:ascii="Times New Roman" w:hAnsi="Times New Roman"/>
            <w:sz w:val="24"/>
            <w:szCs w:val="24"/>
          </w:rPr>
          <w:delText xml:space="preserve">the ability to </w:delText>
        </w:r>
      </w:del>
      <w:r w:rsidR="00E83E95">
        <w:rPr>
          <w:rFonts w:ascii="Times New Roman" w:hAnsi="Times New Roman"/>
          <w:sz w:val="24"/>
          <w:szCs w:val="24"/>
        </w:rPr>
        <w:t>detect</w:t>
      </w:r>
      <w:ins w:id="94" w:author="Jon.Richar" w:date="2024-08-01T10:37:00Z">
        <w:r w:rsidR="00E32B10">
          <w:rPr>
            <w:rFonts w:ascii="Times New Roman" w:hAnsi="Times New Roman"/>
            <w:sz w:val="24"/>
            <w:szCs w:val="24"/>
          </w:rPr>
          <w:t>ion of</w:t>
        </w:r>
      </w:ins>
      <w:r w:rsidR="00E83E95">
        <w:rPr>
          <w:rFonts w:ascii="Times New Roman" w:hAnsi="Times New Roman"/>
          <w:sz w:val="24"/>
          <w:szCs w:val="24"/>
        </w:rPr>
        <w:t xml:space="preserve"> </w:t>
      </w:r>
      <w:r w:rsidR="003B4A7D">
        <w:rPr>
          <w:rFonts w:ascii="Times New Roman" w:hAnsi="Times New Roman"/>
          <w:sz w:val="24"/>
          <w:szCs w:val="24"/>
        </w:rPr>
        <w:t>spawner-recruit</w:t>
      </w:r>
      <w:r w:rsidR="00525AD2">
        <w:rPr>
          <w:rFonts w:ascii="Times New Roman" w:hAnsi="Times New Roman"/>
          <w:sz w:val="24"/>
          <w:szCs w:val="24"/>
        </w:rPr>
        <w:t xml:space="preserve"> relationships</w:t>
      </w:r>
      <w:r w:rsidR="00E83E95">
        <w:rPr>
          <w:rFonts w:ascii="Times New Roman" w:hAnsi="Times New Roman"/>
          <w:sz w:val="24"/>
          <w:szCs w:val="24"/>
        </w:rPr>
        <w:t xml:space="preserve"> for this stock</w:t>
      </w:r>
      <w:r w:rsidR="00525AD2">
        <w:rPr>
          <w:rFonts w:ascii="Times New Roman" w:hAnsi="Times New Roman"/>
          <w:sz w:val="24"/>
          <w:szCs w:val="24"/>
        </w:rPr>
        <w:t xml:space="preserve">. First, the relatively long time lags between reproduction and </w:t>
      </w:r>
      <w:r w:rsidR="002E067D">
        <w:rPr>
          <w:rFonts w:ascii="Times New Roman" w:hAnsi="Times New Roman"/>
          <w:sz w:val="24"/>
          <w:szCs w:val="24"/>
        </w:rPr>
        <w:t xml:space="preserve">adult </w:t>
      </w:r>
      <w:r w:rsidR="00525AD2">
        <w:rPr>
          <w:rFonts w:ascii="Times New Roman" w:hAnsi="Times New Roman"/>
          <w:sz w:val="24"/>
          <w:szCs w:val="24"/>
        </w:rPr>
        <w:t xml:space="preserve">recruitment increase the potential for confounding </w:t>
      </w:r>
      <w:r w:rsidR="003B4A7D">
        <w:rPr>
          <w:rFonts w:ascii="Times New Roman" w:hAnsi="Times New Roman"/>
          <w:sz w:val="24"/>
          <w:szCs w:val="24"/>
        </w:rPr>
        <w:t>spawner-recruit</w:t>
      </w:r>
      <w:r w:rsidR="004744B7">
        <w:rPr>
          <w:rFonts w:ascii="Times New Roman" w:hAnsi="Times New Roman"/>
          <w:sz w:val="24"/>
          <w:szCs w:val="24"/>
        </w:rPr>
        <w:t xml:space="preserve"> relationships </w:t>
      </w:r>
      <w:r w:rsidR="00525AD2">
        <w:rPr>
          <w:rFonts w:ascii="Times New Roman" w:hAnsi="Times New Roman"/>
          <w:sz w:val="24"/>
          <w:szCs w:val="24"/>
        </w:rPr>
        <w:t xml:space="preserve">by </w:t>
      </w:r>
      <w:r w:rsidR="00F675DE">
        <w:rPr>
          <w:rFonts w:ascii="Times New Roman" w:hAnsi="Times New Roman"/>
          <w:sz w:val="24"/>
          <w:szCs w:val="24"/>
        </w:rPr>
        <w:t xml:space="preserve">exogenous </w:t>
      </w:r>
      <w:r w:rsidR="00525AD2">
        <w:rPr>
          <w:rFonts w:ascii="Times New Roman" w:hAnsi="Times New Roman"/>
          <w:sz w:val="24"/>
          <w:szCs w:val="24"/>
        </w:rPr>
        <w:t>mechanisms</w:t>
      </w:r>
      <w:r w:rsidR="00F675DE">
        <w:rPr>
          <w:rFonts w:ascii="Times New Roman" w:hAnsi="Times New Roman"/>
          <w:sz w:val="24"/>
          <w:szCs w:val="24"/>
        </w:rPr>
        <w:t xml:space="preserve"> such as predation</w:t>
      </w:r>
      <w:r w:rsidR="008B6D57">
        <w:rPr>
          <w:rFonts w:ascii="Times New Roman" w:hAnsi="Times New Roman"/>
          <w:sz w:val="24"/>
          <w:szCs w:val="24"/>
        </w:rPr>
        <w:t xml:space="preserve"> or competition</w:t>
      </w:r>
      <w:r w:rsidR="00525AD2">
        <w:rPr>
          <w:rFonts w:ascii="Times New Roman" w:hAnsi="Times New Roman"/>
          <w:sz w:val="24"/>
          <w:szCs w:val="24"/>
        </w:rPr>
        <w:t>.</w:t>
      </w:r>
      <w:ins w:id="95" w:author="Jon.Richar" w:date="2024-08-01T10:52:00Z">
        <w:r w:rsidR="00763814">
          <w:rPr>
            <w:rFonts w:ascii="Times New Roman" w:hAnsi="Times New Roman"/>
            <w:sz w:val="24"/>
            <w:szCs w:val="24"/>
          </w:rPr>
          <w:t xml:space="preserve"> </w:t>
        </w:r>
      </w:ins>
      <w:del w:id="96" w:author="Jon.Richar" w:date="2024-08-01T10:52:00Z">
        <w:r w:rsidR="00525AD2" w:rsidDel="00E32B10">
          <w:rPr>
            <w:rFonts w:ascii="Times New Roman" w:hAnsi="Times New Roman"/>
            <w:sz w:val="24"/>
            <w:szCs w:val="24"/>
          </w:rPr>
          <w:delText xml:space="preserve"> </w:delText>
        </w:r>
      </w:del>
      <w:ins w:id="97" w:author="Jon.Richar" w:date="2024-08-01T10:52:00Z">
        <w:r w:rsidR="00E32B10">
          <w:rPr>
            <w:rFonts w:ascii="Times New Roman" w:hAnsi="Times New Roman"/>
            <w:sz w:val="24"/>
            <w:szCs w:val="24"/>
          </w:rPr>
          <w:t>This is supported by the observation that</w:t>
        </w:r>
      </w:ins>
      <w:commentRangeStart w:id="98"/>
      <w:commentRangeStart w:id="99"/>
      <w:del w:id="100" w:author="Jon.Richar" w:date="2024-08-01T10:52:00Z">
        <w:r w:rsidR="002E067D" w:rsidDel="00E32B10">
          <w:rPr>
            <w:rFonts w:ascii="Times New Roman" w:hAnsi="Times New Roman"/>
            <w:sz w:val="24"/>
            <w:szCs w:val="24"/>
          </w:rPr>
          <w:delText>Indeed</w:delText>
        </w:r>
      </w:del>
      <w:r w:rsidR="002E067D">
        <w:rPr>
          <w:rFonts w:ascii="Times New Roman" w:hAnsi="Times New Roman"/>
          <w:sz w:val="24"/>
          <w:szCs w:val="24"/>
        </w:rPr>
        <w:t xml:space="preserve"> </w:t>
      </w:r>
      <w:ins w:id="101" w:author="Jon.Richar" w:date="2024-09-11T09:57:00Z">
        <w:r w:rsidR="00B63A3C">
          <w:rPr>
            <w:rFonts w:ascii="Times New Roman" w:hAnsi="Times New Roman"/>
            <w:sz w:val="24"/>
            <w:szCs w:val="24"/>
          </w:rPr>
          <w:t xml:space="preserve">the </w:t>
        </w:r>
      </w:ins>
      <w:del w:id="102" w:author="Jon.Richar" w:date="2024-08-01T10:55:00Z">
        <w:r w:rsidR="002E067D" w:rsidDel="00763814">
          <w:rPr>
            <w:rFonts w:ascii="Times New Roman" w:hAnsi="Times New Roman"/>
            <w:sz w:val="24"/>
            <w:szCs w:val="24"/>
          </w:rPr>
          <w:delText xml:space="preserve">a feature in the </w:delText>
        </w:r>
      </w:del>
      <w:r w:rsidR="002E067D">
        <w:rPr>
          <w:rFonts w:ascii="Times New Roman" w:hAnsi="Times New Roman"/>
          <w:sz w:val="24"/>
          <w:szCs w:val="24"/>
        </w:rPr>
        <w:t xml:space="preserve">surveyed history of this stock is </w:t>
      </w:r>
      <w:ins w:id="103" w:author="Jon.Richar" w:date="2024-08-01T10:55:00Z">
        <w:r w:rsidR="00763814">
          <w:rPr>
            <w:rFonts w:ascii="Times New Roman" w:hAnsi="Times New Roman"/>
            <w:sz w:val="24"/>
            <w:szCs w:val="24"/>
          </w:rPr>
          <w:t xml:space="preserve">characterized by </w:t>
        </w:r>
      </w:ins>
      <w:r w:rsidR="002E067D">
        <w:rPr>
          <w:rFonts w:ascii="Times New Roman" w:hAnsi="Times New Roman"/>
          <w:sz w:val="24"/>
          <w:szCs w:val="24"/>
        </w:rPr>
        <w:t xml:space="preserve">large juvenile recruitment events </w:t>
      </w:r>
      <w:del w:id="104" w:author="Jon.Richar" w:date="2024-08-01T10:53:00Z">
        <w:r w:rsidR="002E067D" w:rsidDel="00763814">
          <w:rPr>
            <w:rFonts w:ascii="Times New Roman" w:hAnsi="Times New Roman"/>
            <w:sz w:val="24"/>
            <w:szCs w:val="24"/>
          </w:rPr>
          <w:delText xml:space="preserve">that </w:delText>
        </w:r>
      </w:del>
      <w:ins w:id="105" w:author="Jon.Richar" w:date="2024-08-01T10:53:00Z">
        <w:r w:rsidR="00763814">
          <w:rPr>
            <w:rFonts w:ascii="Times New Roman" w:hAnsi="Times New Roman"/>
            <w:sz w:val="24"/>
            <w:szCs w:val="24"/>
          </w:rPr>
          <w:t xml:space="preserve">which </w:t>
        </w:r>
      </w:ins>
      <w:r w:rsidR="002E067D">
        <w:rPr>
          <w:rFonts w:ascii="Times New Roman" w:hAnsi="Times New Roman"/>
          <w:sz w:val="24"/>
          <w:szCs w:val="24"/>
        </w:rPr>
        <w:t>are not reflected at larger sizes in subsequent years</w:t>
      </w:r>
      <w:ins w:id="106" w:author="Jon.Richar" w:date="2024-07-26T13:27:00Z">
        <w:r w:rsidR="00763814">
          <w:rPr>
            <w:rFonts w:ascii="Times New Roman" w:hAnsi="Times New Roman"/>
            <w:sz w:val="24"/>
            <w:szCs w:val="24"/>
          </w:rPr>
          <w:t xml:space="preserve">. </w:t>
        </w:r>
      </w:ins>
      <w:ins w:id="107" w:author="Jon.Richar" w:date="2024-08-01T10:53:00Z">
        <w:r w:rsidR="00763814">
          <w:rPr>
            <w:rFonts w:ascii="Times New Roman" w:hAnsi="Times New Roman"/>
            <w:sz w:val="24"/>
            <w:szCs w:val="24"/>
          </w:rPr>
          <w:t xml:space="preserve">This </w:t>
        </w:r>
      </w:ins>
      <w:ins w:id="108" w:author="Jon.Richar" w:date="2024-07-26T13:27:00Z">
        <w:r w:rsidR="00566057">
          <w:rPr>
            <w:rFonts w:ascii="Times New Roman" w:hAnsi="Times New Roman"/>
            <w:sz w:val="24"/>
            <w:szCs w:val="24"/>
          </w:rPr>
          <w:t>suggest</w:t>
        </w:r>
      </w:ins>
      <w:ins w:id="109" w:author="Jon.Richar" w:date="2024-08-01T10:53:00Z">
        <w:r w:rsidR="00763814">
          <w:rPr>
            <w:rFonts w:ascii="Times New Roman" w:hAnsi="Times New Roman"/>
            <w:sz w:val="24"/>
            <w:szCs w:val="24"/>
          </w:rPr>
          <w:t>s</w:t>
        </w:r>
      </w:ins>
      <w:ins w:id="110" w:author="Jon.Richar" w:date="2024-07-26T13:27:00Z">
        <w:r w:rsidR="00566057">
          <w:rPr>
            <w:rFonts w:ascii="Times New Roman" w:hAnsi="Times New Roman"/>
            <w:sz w:val="24"/>
            <w:szCs w:val="24"/>
          </w:rPr>
          <w:t xml:space="preserve"> significant mortality</w:t>
        </w:r>
      </w:ins>
      <w:ins w:id="111" w:author="Jon.Richar" w:date="2024-09-11T09:54:00Z">
        <w:r w:rsidR="00B63A3C">
          <w:rPr>
            <w:rFonts w:ascii="Times New Roman" w:hAnsi="Times New Roman"/>
            <w:sz w:val="24"/>
            <w:szCs w:val="24"/>
          </w:rPr>
          <w:t xml:space="preserve"> during the late juvenile instars prior to maturation</w:t>
        </w:r>
      </w:ins>
      <w:ins w:id="112" w:author="Jon.Richar" w:date="2024-08-01T10:53:00Z">
        <w:r w:rsidR="00B63A3C">
          <w:rPr>
            <w:rFonts w:ascii="Times New Roman" w:hAnsi="Times New Roman"/>
            <w:sz w:val="24"/>
            <w:szCs w:val="24"/>
          </w:rPr>
          <w:t xml:space="preserve">, </w:t>
        </w:r>
      </w:ins>
      <w:ins w:id="113" w:author="Jon.Richar" w:date="2024-09-11T09:54:00Z">
        <w:r w:rsidR="00B63A3C">
          <w:rPr>
            <w:rFonts w:ascii="Times New Roman" w:hAnsi="Times New Roman"/>
            <w:sz w:val="24"/>
            <w:szCs w:val="24"/>
          </w:rPr>
          <w:t>potentially to the point of</w:t>
        </w:r>
      </w:ins>
      <w:ins w:id="114" w:author="Jon.Richar" w:date="2024-07-26T13:27:00Z">
        <w:r w:rsidR="00566057">
          <w:rPr>
            <w:rFonts w:ascii="Times New Roman" w:hAnsi="Times New Roman"/>
            <w:sz w:val="24"/>
            <w:szCs w:val="24"/>
          </w:rPr>
          <w:t xml:space="preserve"> dampen</w:t>
        </w:r>
      </w:ins>
      <w:ins w:id="115" w:author="Jon.Richar" w:date="2024-09-11T09:56:00Z">
        <w:r w:rsidR="00B63A3C">
          <w:rPr>
            <w:rFonts w:ascii="Times New Roman" w:hAnsi="Times New Roman"/>
            <w:sz w:val="24"/>
            <w:szCs w:val="24"/>
          </w:rPr>
          <w:t>ing</w:t>
        </w:r>
      </w:ins>
      <w:ins w:id="116" w:author="Jon.Richar" w:date="2024-07-26T13:27:00Z">
        <w:r w:rsidR="00B63A3C">
          <w:rPr>
            <w:rFonts w:ascii="Times New Roman" w:hAnsi="Times New Roman"/>
            <w:sz w:val="24"/>
            <w:szCs w:val="24"/>
          </w:rPr>
          <w:t xml:space="preserve"> any spawning stock-related </w:t>
        </w:r>
        <w:r w:rsidR="00566057">
          <w:rPr>
            <w:rFonts w:ascii="Times New Roman" w:hAnsi="Times New Roman"/>
            <w:sz w:val="24"/>
            <w:szCs w:val="24"/>
          </w:rPr>
          <w:t>effects by the time crab recruit to the adult indices used in prior studies</w:t>
        </w:r>
      </w:ins>
      <w:r w:rsidR="002E067D">
        <w:rPr>
          <w:rFonts w:ascii="Times New Roman" w:hAnsi="Times New Roman"/>
          <w:sz w:val="24"/>
          <w:szCs w:val="24"/>
        </w:rPr>
        <w:t xml:space="preserve"> (</w:t>
      </w:r>
      <w:ins w:id="117" w:author="Jon.Richar" w:date="2024-07-26T13:31:00Z">
        <w:r w:rsidR="00566057">
          <w:rPr>
            <w:rFonts w:ascii="Times New Roman" w:hAnsi="Times New Roman"/>
            <w:sz w:val="24"/>
            <w:szCs w:val="24"/>
          </w:rPr>
          <w:t xml:space="preserve">Zheng &amp; Kruse </w:t>
        </w:r>
        <w:r w:rsidR="00566057" w:rsidRPr="005D6CD3">
          <w:rPr>
            <w:rFonts w:ascii="Times New Roman" w:hAnsi="Times New Roman"/>
            <w:sz w:val="24"/>
            <w:szCs w:val="24"/>
          </w:rPr>
          <w:t>1998, 2003</w:t>
        </w:r>
        <w:r w:rsidR="00566057">
          <w:rPr>
            <w:rFonts w:ascii="Times New Roman" w:hAnsi="Times New Roman"/>
            <w:sz w:val="24"/>
            <w:szCs w:val="24"/>
          </w:rPr>
          <w:t xml:space="preserve">, </w:t>
        </w:r>
      </w:ins>
      <w:r w:rsidR="002E067D">
        <w:rPr>
          <w:rFonts w:ascii="Times New Roman" w:hAnsi="Times New Roman"/>
          <w:sz w:val="24"/>
          <w:szCs w:val="24"/>
        </w:rPr>
        <w:t xml:space="preserve">Zacher et al. 2023). </w:t>
      </w:r>
      <w:commentRangeEnd w:id="98"/>
      <w:r w:rsidR="00632D5D">
        <w:rPr>
          <w:rStyle w:val="CommentReference"/>
        </w:rPr>
        <w:commentReference w:id="98"/>
      </w:r>
      <w:commentRangeEnd w:id="99"/>
      <w:r w:rsidR="008A2742">
        <w:rPr>
          <w:rStyle w:val="CommentReference"/>
        </w:rPr>
        <w:commentReference w:id="99"/>
      </w:r>
      <w:r w:rsidR="00525AD2">
        <w:rPr>
          <w:rFonts w:ascii="Times New Roman" w:hAnsi="Times New Roman"/>
          <w:sz w:val="24"/>
          <w:szCs w:val="24"/>
        </w:rPr>
        <w:t xml:space="preserve">Second, the </w:t>
      </w:r>
      <w:r w:rsidR="00F675DE">
        <w:rPr>
          <w:rFonts w:ascii="Times New Roman" w:hAnsi="Times New Roman"/>
          <w:sz w:val="24"/>
          <w:szCs w:val="24"/>
        </w:rPr>
        <w:t xml:space="preserve">inability to age crab (since no hard parts are retained through molts) necessitates inferring pseudo-cohorts from modal analysis of size frequency distributions </w:t>
      </w:r>
      <w:r w:rsidR="00F675DE">
        <w:rPr>
          <w:rFonts w:ascii="Times New Roman" w:hAnsi="Times New Roman"/>
          <w:sz w:val="24"/>
          <w:szCs w:val="24"/>
        </w:rPr>
        <w:lastRenderedPageBreak/>
        <w:t xml:space="preserve">observed over time (e.g., Donaldson et al. 1981), </w:t>
      </w:r>
      <w:r w:rsidR="00525AD2">
        <w:rPr>
          <w:rFonts w:ascii="Times New Roman" w:hAnsi="Times New Roman"/>
          <w:sz w:val="24"/>
          <w:szCs w:val="24"/>
        </w:rPr>
        <w:t>lead</w:t>
      </w:r>
      <w:r w:rsidR="00F675DE">
        <w:rPr>
          <w:rFonts w:ascii="Times New Roman" w:hAnsi="Times New Roman"/>
          <w:sz w:val="24"/>
          <w:szCs w:val="24"/>
        </w:rPr>
        <w:t>ing</w:t>
      </w:r>
      <w:r w:rsidR="00525AD2">
        <w:rPr>
          <w:rFonts w:ascii="Times New Roman" w:hAnsi="Times New Roman"/>
          <w:sz w:val="24"/>
          <w:szCs w:val="24"/>
        </w:rPr>
        <w:t xml:space="preserve"> to uncertainty about the time </w:t>
      </w:r>
      <w:r w:rsidR="00F675DE">
        <w:rPr>
          <w:rFonts w:ascii="Times New Roman" w:hAnsi="Times New Roman"/>
          <w:sz w:val="24"/>
          <w:szCs w:val="24"/>
        </w:rPr>
        <w:t xml:space="preserve">between </w:t>
      </w:r>
      <w:r w:rsidR="00525AD2">
        <w:rPr>
          <w:rFonts w:ascii="Times New Roman" w:hAnsi="Times New Roman"/>
          <w:sz w:val="24"/>
          <w:szCs w:val="24"/>
        </w:rPr>
        <w:t xml:space="preserve">hatching </w:t>
      </w:r>
      <w:r w:rsidR="00F675DE">
        <w:rPr>
          <w:rFonts w:ascii="Times New Roman" w:hAnsi="Times New Roman"/>
          <w:sz w:val="24"/>
          <w:szCs w:val="24"/>
        </w:rPr>
        <w:t xml:space="preserve">and </w:t>
      </w:r>
      <w:r w:rsidR="00525AD2">
        <w:rPr>
          <w:rFonts w:ascii="Times New Roman" w:hAnsi="Times New Roman"/>
          <w:sz w:val="24"/>
          <w:szCs w:val="24"/>
        </w:rPr>
        <w:t>recruitment</w:t>
      </w:r>
      <w:r w:rsidR="00F675DE">
        <w:rPr>
          <w:rFonts w:ascii="Times New Roman" w:hAnsi="Times New Roman"/>
          <w:sz w:val="24"/>
          <w:szCs w:val="24"/>
        </w:rPr>
        <w:t xml:space="preserve"> to the adult population</w:t>
      </w:r>
      <w:r w:rsidR="00525AD2">
        <w:rPr>
          <w:rFonts w:ascii="Times New Roman" w:hAnsi="Times New Roman"/>
          <w:sz w:val="24"/>
          <w:szCs w:val="24"/>
        </w:rPr>
        <w:t>.</w:t>
      </w:r>
    </w:p>
    <w:p w14:paraId="6F3D2556" w14:textId="15C75627" w:rsidR="001A228F" w:rsidDel="00632D5D" w:rsidRDefault="00525AD2" w:rsidP="00525AD2">
      <w:pPr>
        <w:spacing w:after="0" w:line="480" w:lineRule="auto"/>
        <w:ind w:right="288" w:firstLine="720"/>
        <w:contextualSpacing/>
        <w:rPr>
          <w:del w:id="118" w:author="Mike.Litzow" w:date="2024-06-20T13:14:00Z"/>
          <w:rFonts w:ascii="Times New Roman" w:hAnsi="Times New Roman"/>
          <w:sz w:val="24"/>
          <w:szCs w:val="24"/>
        </w:rPr>
      </w:pPr>
      <w:r>
        <w:rPr>
          <w:rFonts w:ascii="Times New Roman" w:hAnsi="Times New Roman"/>
          <w:sz w:val="24"/>
          <w:szCs w:val="24"/>
        </w:rPr>
        <w:t>I</w:t>
      </w:r>
      <w:r w:rsidRPr="00D04278">
        <w:rPr>
          <w:rFonts w:ascii="Times New Roman" w:hAnsi="Times New Roman"/>
          <w:sz w:val="24"/>
          <w:szCs w:val="24"/>
        </w:rPr>
        <w:t xml:space="preserve">n this study we </w:t>
      </w:r>
      <w:r>
        <w:rPr>
          <w:rFonts w:ascii="Times New Roman" w:hAnsi="Times New Roman"/>
          <w:sz w:val="24"/>
          <w:szCs w:val="24"/>
        </w:rPr>
        <w:t xml:space="preserve">examine the </w:t>
      </w:r>
      <w:r w:rsidR="001C0E76">
        <w:rPr>
          <w:rFonts w:ascii="Times New Roman" w:hAnsi="Times New Roman"/>
          <w:sz w:val="24"/>
          <w:szCs w:val="24"/>
        </w:rPr>
        <w:t xml:space="preserve">evidence for a </w:t>
      </w:r>
      <w:r w:rsidR="003B4A7D">
        <w:rPr>
          <w:rFonts w:ascii="Times New Roman" w:hAnsi="Times New Roman"/>
          <w:sz w:val="24"/>
          <w:szCs w:val="24"/>
        </w:rPr>
        <w:t>spawner-recruit</w:t>
      </w:r>
      <w:r w:rsidR="00514830">
        <w:rPr>
          <w:rFonts w:ascii="Times New Roman" w:hAnsi="Times New Roman"/>
          <w:sz w:val="24"/>
          <w:szCs w:val="24"/>
        </w:rPr>
        <w:t xml:space="preserve"> </w:t>
      </w:r>
      <w:r w:rsidR="001C0E76">
        <w:rPr>
          <w:rFonts w:ascii="Times New Roman" w:hAnsi="Times New Roman"/>
          <w:sz w:val="24"/>
          <w:szCs w:val="24"/>
        </w:rPr>
        <w:t xml:space="preserve">relationship for the EBS Tanner crab </w:t>
      </w:r>
      <w:r w:rsidR="00DD5A86">
        <w:rPr>
          <w:rFonts w:ascii="Times New Roman" w:hAnsi="Times New Roman"/>
          <w:sz w:val="24"/>
          <w:szCs w:val="24"/>
        </w:rPr>
        <w:t>stock</w:t>
      </w:r>
      <w:r w:rsidR="00A60FAE">
        <w:rPr>
          <w:rFonts w:ascii="Times New Roman" w:hAnsi="Times New Roman"/>
          <w:sz w:val="24"/>
          <w:szCs w:val="24"/>
        </w:rPr>
        <w:t>,</w:t>
      </w:r>
      <w:r w:rsidR="00DD5A86">
        <w:rPr>
          <w:rFonts w:ascii="Times New Roman" w:hAnsi="Times New Roman"/>
          <w:sz w:val="24"/>
          <w:szCs w:val="24"/>
        </w:rPr>
        <w:t xml:space="preserve"> </w:t>
      </w:r>
      <w:r w:rsidR="001C0E76">
        <w:rPr>
          <w:rFonts w:ascii="Times New Roman" w:hAnsi="Times New Roman"/>
          <w:sz w:val="24"/>
          <w:szCs w:val="24"/>
        </w:rPr>
        <w:t xml:space="preserve">and the role that physical and biological covariates may play in driving variability in a </w:t>
      </w:r>
      <w:r w:rsidR="003B4A7D">
        <w:rPr>
          <w:rFonts w:ascii="Times New Roman" w:hAnsi="Times New Roman"/>
          <w:sz w:val="24"/>
          <w:szCs w:val="24"/>
        </w:rPr>
        <w:t>spawner-recruit</w:t>
      </w:r>
      <w:r w:rsidR="001C0E76">
        <w:rPr>
          <w:rFonts w:ascii="Times New Roman" w:hAnsi="Times New Roman"/>
          <w:sz w:val="24"/>
          <w:szCs w:val="24"/>
        </w:rPr>
        <w:t xml:space="preserve"> relationship, using data from a fisheries-independent bottom trawl survey for the years 1978-2019. Our specific goals are to</w:t>
      </w:r>
      <w:r w:rsidR="001A228F">
        <w:rPr>
          <w:rFonts w:ascii="Times New Roman" w:hAnsi="Times New Roman"/>
          <w:sz w:val="24"/>
          <w:szCs w:val="24"/>
        </w:rPr>
        <w:t>;</w:t>
      </w:r>
      <w:r w:rsidR="001C0E76">
        <w:rPr>
          <w:rFonts w:ascii="Times New Roman" w:hAnsi="Times New Roman"/>
          <w:sz w:val="24"/>
          <w:szCs w:val="24"/>
        </w:rPr>
        <w:t xml:space="preserve"> </w:t>
      </w:r>
    </w:p>
    <w:p w14:paraId="12D474B9" w14:textId="1DC2A1AE" w:rsidR="001A228F" w:rsidRDefault="001C0E76" w:rsidP="00632D5D">
      <w:pPr>
        <w:spacing w:after="0" w:line="480" w:lineRule="auto"/>
        <w:ind w:right="288" w:firstLine="720"/>
        <w:contextualSpacing/>
        <w:rPr>
          <w:rFonts w:ascii="Times New Roman" w:hAnsi="Times New Roman"/>
          <w:sz w:val="24"/>
          <w:szCs w:val="24"/>
        </w:rPr>
      </w:pPr>
      <w:r>
        <w:rPr>
          <w:rFonts w:ascii="Times New Roman" w:hAnsi="Times New Roman"/>
          <w:sz w:val="24"/>
          <w:szCs w:val="24"/>
        </w:rPr>
        <w:t xml:space="preserve">1) </w:t>
      </w:r>
      <w:r w:rsidR="001A228F">
        <w:rPr>
          <w:rFonts w:ascii="Times New Roman" w:hAnsi="Times New Roman"/>
          <w:sz w:val="24"/>
          <w:szCs w:val="24"/>
        </w:rPr>
        <w:t>T</w:t>
      </w:r>
      <w:r>
        <w:rPr>
          <w:rFonts w:ascii="Times New Roman" w:hAnsi="Times New Roman"/>
          <w:sz w:val="24"/>
          <w:szCs w:val="24"/>
        </w:rPr>
        <w:t xml:space="preserve">est for a </w:t>
      </w:r>
      <w:r w:rsidR="003B4A7D">
        <w:rPr>
          <w:rFonts w:ascii="Times New Roman" w:hAnsi="Times New Roman"/>
          <w:sz w:val="24"/>
          <w:szCs w:val="24"/>
        </w:rPr>
        <w:t>spawner-recruit</w:t>
      </w:r>
      <w:r>
        <w:rPr>
          <w:rFonts w:ascii="Times New Roman" w:hAnsi="Times New Roman"/>
          <w:sz w:val="24"/>
          <w:szCs w:val="24"/>
        </w:rPr>
        <w:t xml:space="preserve"> relationship by examining the relationship between spawning stock biomass and the biomass of juvenile crab at a </w:t>
      </w:r>
      <w:r w:rsidR="00C565AE">
        <w:rPr>
          <w:rFonts w:ascii="Times New Roman" w:hAnsi="Times New Roman"/>
          <w:sz w:val="24"/>
          <w:szCs w:val="24"/>
        </w:rPr>
        <w:t>3-</w:t>
      </w:r>
      <w:r>
        <w:rPr>
          <w:rFonts w:ascii="Times New Roman" w:hAnsi="Times New Roman"/>
          <w:sz w:val="24"/>
          <w:szCs w:val="24"/>
        </w:rPr>
        <w:t>year lag</w:t>
      </w:r>
      <w:ins w:id="119" w:author="Mike.Litzow" w:date="2024-06-20T13:14:00Z">
        <w:r w:rsidR="00632D5D">
          <w:rPr>
            <w:rFonts w:ascii="Times New Roman" w:hAnsi="Times New Roman"/>
            <w:sz w:val="24"/>
            <w:szCs w:val="24"/>
          </w:rPr>
          <w:t>; and</w:t>
        </w:r>
      </w:ins>
      <w:del w:id="120" w:author="Mike.Litzow" w:date="2024-06-20T13:14:00Z">
        <w:r w:rsidR="001A228F" w:rsidDel="00632D5D">
          <w:rPr>
            <w:rFonts w:ascii="Times New Roman" w:hAnsi="Times New Roman"/>
            <w:sz w:val="24"/>
            <w:szCs w:val="24"/>
          </w:rPr>
          <w:delText>.</w:delText>
        </w:r>
      </w:del>
    </w:p>
    <w:p w14:paraId="172BBE08" w14:textId="66CA7E81" w:rsidR="00525AD2" w:rsidRPr="00F818EE" w:rsidRDefault="005B2A30" w:rsidP="0021123B">
      <w:pPr>
        <w:spacing w:after="0" w:line="480" w:lineRule="auto"/>
        <w:ind w:right="288" w:firstLine="720"/>
        <w:contextualSpacing/>
        <w:rPr>
          <w:rFonts w:ascii="Times New Roman" w:hAnsi="Times New Roman"/>
          <w:sz w:val="24"/>
          <w:szCs w:val="24"/>
        </w:rPr>
      </w:pPr>
      <w:r>
        <w:rPr>
          <w:rFonts w:ascii="Times New Roman" w:hAnsi="Times New Roman"/>
          <w:sz w:val="24"/>
          <w:szCs w:val="24"/>
        </w:rPr>
        <w:t xml:space="preserve">2) </w:t>
      </w:r>
      <w:r w:rsidR="001A228F">
        <w:rPr>
          <w:rFonts w:ascii="Times New Roman" w:hAnsi="Times New Roman"/>
          <w:sz w:val="24"/>
          <w:szCs w:val="24"/>
        </w:rPr>
        <w:t>E</w:t>
      </w:r>
      <w:r>
        <w:rPr>
          <w:rFonts w:ascii="Times New Roman" w:hAnsi="Times New Roman"/>
          <w:sz w:val="24"/>
          <w:szCs w:val="24"/>
        </w:rPr>
        <w:t xml:space="preserve">valuate the effects of competition, predation, and physical covariates on the strength of the observed </w:t>
      </w:r>
      <w:r w:rsidR="003B4A7D">
        <w:rPr>
          <w:rFonts w:ascii="Times New Roman" w:hAnsi="Times New Roman"/>
          <w:sz w:val="24"/>
          <w:szCs w:val="24"/>
        </w:rPr>
        <w:t>spawner-recruit</w:t>
      </w:r>
      <w:r>
        <w:rPr>
          <w:rFonts w:ascii="Times New Roman" w:hAnsi="Times New Roman"/>
          <w:sz w:val="24"/>
          <w:szCs w:val="24"/>
        </w:rPr>
        <w:t xml:space="preserve"> relationship.</w:t>
      </w:r>
      <w:r w:rsidR="001C0E76">
        <w:rPr>
          <w:rFonts w:ascii="Times New Roman" w:hAnsi="Times New Roman"/>
          <w:sz w:val="24"/>
          <w:szCs w:val="24"/>
        </w:rPr>
        <w:t xml:space="preserve"> </w:t>
      </w:r>
    </w:p>
    <w:p w14:paraId="042605DD" w14:textId="77777777" w:rsidR="00525AD2" w:rsidRDefault="00525AD2" w:rsidP="0021123B">
      <w:pPr>
        <w:spacing w:after="0" w:line="480" w:lineRule="auto"/>
        <w:ind w:left="3427" w:right="288" w:firstLine="173"/>
        <w:rPr>
          <w:rFonts w:ascii="Times New Roman" w:hAnsi="Times New Roman"/>
          <w:sz w:val="24"/>
          <w:szCs w:val="24"/>
        </w:rPr>
      </w:pPr>
      <w:r w:rsidRPr="00103C31">
        <w:rPr>
          <w:rFonts w:ascii="Times New Roman" w:hAnsi="Times New Roman"/>
          <w:b/>
          <w:sz w:val="24"/>
          <w:szCs w:val="24"/>
        </w:rPr>
        <w:t>Methods</w:t>
      </w:r>
    </w:p>
    <w:p w14:paraId="41BB914E" w14:textId="66883F4E" w:rsidR="00525AD2" w:rsidRPr="00F818EE" w:rsidRDefault="00370E97" w:rsidP="0021123B">
      <w:pPr>
        <w:spacing w:after="0" w:line="480" w:lineRule="auto"/>
        <w:ind w:right="288"/>
        <w:rPr>
          <w:rFonts w:ascii="Times New Roman" w:hAnsi="Times New Roman"/>
          <w:sz w:val="24"/>
          <w:szCs w:val="24"/>
        </w:rPr>
      </w:pPr>
      <w:r>
        <w:rPr>
          <w:rFonts w:ascii="Times New Roman" w:hAnsi="Times New Roman"/>
          <w:sz w:val="24"/>
          <w:szCs w:val="24"/>
          <w:u w:val="single"/>
        </w:rPr>
        <w:t>Data</w:t>
      </w:r>
    </w:p>
    <w:p w14:paraId="53C222A5" w14:textId="3CFD3B0A" w:rsidR="00525AD2" w:rsidRPr="005D6CD3" w:rsidRDefault="00525AD2" w:rsidP="0021123B">
      <w:pPr>
        <w:spacing w:after="0" w:line="480" w:lineRule="auto"/>
        <w:ind w:firstLine="720"/>
        <w:contextualSpacing/>
        <w:rPr>
          <w:rFonts w:ascii="Times New Roman" w:hAnsi="Times New Roman"/>
          <w:sz w:val="24"/>
          <w:szCs w:val="24"/>
        </w:rPr>
      </w:pPr>
      <w:r w:rsidRPr="0091057F">
        <w:rPr>
          <w:rFonts w:ascii="Times New Roman" w:hAnsi="Times New Roman"/>
          <w:sz w:val="24"/>
          <w:szCs w:val="24"/>
        </w:rPr>
        <w:t>Tanner crab</w:t>
      </w:r>
      <w:r w:rsidR="00DD5A86">
        <w:rPr>
          <w:rFonts w:ascii="Times New Roman" w:hAnsi="Times New Roman"/>
          <w:sz w:val="24"/>
          <w:szCs w:val="24"/>
        </w:rPr>
        <w:t xml:space="preserve"> abundance</w:t>
      </w:r>
      <w:r>
        <w:rPr>
          <w:rFonts w:ascii="Times New Roman" w:hAnsi="Times New Roman"/>
          <w:i/>
          <w:sz w:val="24"/>
          <w:szCs w:val="24"/>
        </w:rPr>
        <w:t xml:space="preserve"> </w:t>
      </w:r>
      <w:r>
        <w:rPr>
          <w:rFonts w:ascii="Times New Roman" w:hAnsi="Times New Roman"/>
          <w:sz w:val="24"/>
          <w:szCs w:val="24"/>
        </w:rPr>
        <w:t xml:space="preserve">data </w:t>
      </w:r>
      <w:r w:rsidR="00DD5A86">
        <w:rPr>
          <w:rFonts w:ascii="Times New Roman" w:hAnsi="Times New Roman"/>
          <w:sz w:val="24"/>
          <w:szCs w:val="24"/>
        </w:rPr>
        <w:t xml:space="preserve">come </w:t>
      </w:r>
      <w:r>
        <w:rPr>
          <w:rFonts w:ascii="Times New Roman" w:hAnsi="Times New Roman"/>
          <w:sz w:val="24"/>
          <w:szCs w:val="24"/>
        </w:rPr>
        <w:t xml:space="preserve">from </w:t>
      </w:r>
      <w:r w:rsidRPr="0088602B">
        <w:rPr>
          <w:rFonts w:ascii="Times New Roman" w:hAnsi="Times New Roman"/>
          <w:sz w:val="24"/>
          <w:szCs w:val="24"/>
        </w:rPr>
        <w:t xml:space="preserve">a bottom trawl survey of the </w:t>
      </w:r>
      <w:r>
        <w:rPr>
          <w:rFonts w:ascii="Times New Roman" w:hAnsi="Times New Roman"/>
          <w:sz w:val="24"/>
          <w:szCs w:val="24"/>
        </w:rPr>
        <w:t>EBS</w:t>
      </w:r>
      <w:r w:rsidRPr="005D6CD3">
        <w:rPr>
          <w:rFonts w:ascii="Times New Roman" w:hAnsi="Times New Roman"/>
          <w:sz w:val="24"/>
          <w:szCs w:val="24"/>
        </w:rPr>
        <w:t xml:space="preserve"> </w:t>
      </w:r>
      <w:r>
        <w:rPr>
          <w:rFonts w:ascii="Times New Roman" w:hAnsi="Times New Roman"/>
          <w:sz w:val="24"/>
          <w:szCs w:val="24"/>
        </w:rPr>
        <w:t>continental shelf</w:t>
      </w:r>
      <w:r w:rsidR="00DD5A86">
        <w:rPr>
          <w:rFonts w:ascii="Times New Roman" w:hAnsi="Times New Roman"/>
          <w:sz w:val="24"/>
          <w:szCs w:val="24"/>
        </w:rPr>
        <w:t xml:space="preserve"> conducted annually since </w:t>
      </w:r>
      <w:commentRangeStart w:id="121"/>
      <w:commentRangeStart w:id="122"/>
      <w:r w:rsidR="00DD5A86">
        <w:rPr>
          <w:rFonts w:ascii="Times New Roman" w:hAnsi="Times New Roman"/>
          <w:sz w:val="24"/>
          <w:szCs w:val="24"/>
        </w:rPr>
        <w:t>1978</w:t>
      </w:r>
      <w:r>
        <w:rPr>
          <w:rFonts w:ascii="Times New Roman" w:hAnsi="Times New Roman"/>
          <w:sz w:val="24"/>
          <w:szCs w:val="24"/>
        </w:rPr>
        <w:t xml:space="preserve"> </w:t>
      </w:r>
      <w:commentRangeEnd w:id="121"/>
      <w:r w:rsidR="00E63796">
        <w:rPr>
          <w:rStyle w:val="CommentReference"/>
        </w:rPr>
        <w:commentReference w:id="121"/>
      </w:r>
      <w:commentRangeEnd w:id="122"/>
      <w:r w:rsidR="00DC1501">
        <w:rPr>
          <w:rStyle w:val="CommentReference"/>
        </w:rPr>
        <w:commentReference w:id="122"/>
      </w:r>
      <w:r w:rsidR="004714D8">
        <w:rPr>
          <w:rFonts w:ascii="Times New Roman" w:hAnsi="Times New Roman"/>
          <w:sz w:val="24"/>
          <w:szCs w:val="24"/>
        </w:rPr>
        <w:t>(Fig. 1a</w:t>
      </w:r>
      <w:ins w:id="123" w:author="Mike.Litzow" w:date="2024-04-06T16:04:00Z">
        <w:r w:rsidR="002C6D74">
          <w:rPr>
            <w:rFonts w:ascii="Times New Roman" w:hAnsi="Times New Roman"/>
            <w:sz w:val="24"/>
            <w:szCs w:val="24"/>
          </w:rPr>
          <w:t>; see Zacher et al. 2023 for details</w:t>
        </w:r>
      </w:ins>
      <w:r w:rsidR="004714D8">
        <w:rPr>
          <w:rFonts w:ascii="Times New Roman" w:hAnsi="Times New Roman"/>
          <w:sz w:val="24"/>
          <w:szCs w:val="24"/>
        </w:rPr>
        <w:t>)</w:t>
      </w:r>
      <w:r w:rsidR="00DD5A86">
        <w:rPr>
          <w:rFonts w:ascii="Times New Roman" w:hAnsi="Times New Roman"/>
          <w:sz w:val="24"/>
          <w:szCs w:val="24"/>
        </w:rPr>
        <w:t>. No survey was conducted during 2020 because of the COVID-19 pandemic, and we</w:t>
      </w:r>
      <w:r w:rsidR="0043502C">
        <w:rPr>
          <w:rFonts w:ascii="Times New Roman" w:hAnsi="Times New Roman"/>
          <w:sz w:val="24"/>
          <w:szCs w:val="24"/>
        </w:rPr>
        <w:t xml:space="preserve"> use data from 1978-2019 to avoid complications involved with the missing year.</w:t>
      </w:r>
      <w:del w:id="124" w:author="Mike.Litzow" w:date="2024-04-06T16:04:00Z">
        <w:r w:rsidR="00DD5A86" w:rsidDel="002C6D74">
          <w:rPr>
            <w:rFonts w:ascii="Times New Roman" w:hAnsi="Times New Roman"/>
            <w:sz w:val="24"/>
            <w:szCs w:val="24"/>
          </w:rPr>
          <w:delText xml:space="preserve"> </w:delText>
        </w:r>
        <w:r w:rsidDel="002C6D74">
          <w:rPr>
            <w:rFonts w:ascii="Times New Roman" w:hAnsi="Times New Roman"/>
            <w:sz w:val="24"/>
            <w:szCs w:val="24"/>
          </w:rPr>
          <w:delText>During the first decade</w:delText>
        </w:r>
        <w:r w:rsidR="0043502C" w:rsidDel="002C6D74">
          <w:rPr>
            <w:rFonts w:ascii="Times New Roman" w:hAnsi="Times New Roman"/>
            <w:sz w:val="24"/>
            <w:szCs w:val="24"/>
          </w:rPr>
          <w:delText xml:space="preserve"> of the time series</w:delText>
        </w:r>
        <w:r w:rsidDel="002C6D74">
          <w:rPr>
            <w:rFonts w:ascii="Times New Roman" w:hAnsi="Times New Roman"/>
            <w:sz w:val="24"/>
            <w:szCs w:val="24"/>
          </w:rPr>
          <w:delText xml:space="preserve"> there was a gradual expansion of the survey area leading to variability in the number of stations sampled. The survey extent was standardized in 1988, and 376 stations have been consistently sampled since. A 0.5-hr tow is made near the center of each 20 x 20 nmi</w:delText>
        </w:r>
        <w:r w:rsidRPr="00653A1F" w:rsidDel="002C6D74">
          <w:rPr>
            <w:rFonts w:ascii="Times New Roman" w:hAnsi="Times New Roman"/>
            <w:sz w:val="24"/>
            <w:szCs w:val="24"/>
            <w:vertAlign w:val="superscript"/>
          </w:rPr>
          <w:delText>2</w:delText>
        </w:r>
        <w:r w:rsidDel="002C6D74">
          <w:rPr>
            <w:rFonts w:ascii="Times New Roman" w:hAnsi="Times New Roman"/>
            <w:sz w:val="24"/>
            <w:szCs w:val="24"/>
          </w:rPr>
          <w:delText xml:space="preserve"> (37 x 37 km</w:delText>
        </w:r>
        <w:r w:rsidRPr="000D553A" w:rsidDel="002C6D74">
          <w:rPr>
            <w:rFonts w:ascii="Times New Roman" w:hAnsi="Times New Roman"/>
            <w:sz w:val="24"/>
            <w:szCs w:val="24"/>
            <w:vertAlign w:val="superscript"/>
          </w:rPr>
          <w:delText>2</w:delText>
        </w:r>
        <w:r w:rsidDel="002C6D74">
          <w:rPr>
            <w:rFonts w:ascii="Times New Roman" w:hAnsi="Times New Roman"/>
            <w:sz w:val="24"/>
            <w:szCs w:val="24"/>
          </w:rPr>
          <w:delText xml:space="preserve">) square on a sampling grid. Since 1982, the standardized sampling gear has been </w:delText>
        </w:r>
        <w:r w:rsidR="0043502C" w:rsidDel="002C6D74">
          <w:rPr>
            <w:rFonts w:ascii="Times New Roman" w:hAnsi="Times New Roman"/>
            <w:sz w:val="24"/>
            <w:szCs w:val="24"/>
          </w:rPr>
          <w:delText xml:space="preserve">the 83-112 </w:delText>
        </w:r>
        <w:r w:rsidDel="002C6D74">
          <w:rPr>
            <w:rFonts w:ascii="Times New Roman" w:hAnsi="Times New Roman"/>
            <w:sz w:val="24"/>
            <w:szCs w:val="24"/>
          </w:rPr>
          <w:delText>eastern otter trawl</w:delText>
        </w:r>
      </w:del>
      <w:r>
        <w:rPr>
          <w:rFonts w:ascii="Times New Roman" w:hAnsi="Times New Roman"/>
          <w:sz w:val="24"/>
          <w:szCs w:val="24"/>
        </w:rPr>
        <w:t xml:space="preserve"> (Zacher et al. 202</w:t>
      </w:r>
      <w:r w:rsidR="00250BBB">
        <w:rPr>
          <w:rFonts w:ascii="Times New Roman" w:hAnsi="Times New Roman"/>
          <w:sz w:val="24"/>
          <w:szCs w:val="24"/>
        </w:rPr>
        <w:t>3</w:t>
      </w:r>
      <w:r>
        <w:rPr>
          <w:rFonts w:ascii="Times New Roman" w:hAnsi="Times New Roman"/>
          <w:sz w:val="24"/>
          <w:szCs w:val="24"/>
        </w:rPr>
        <w:t>).</w:t>
      </w:r>
    </w:p>
    <w:p w14:paraId="61FF72C1" w14:textId="5744CB01" w:rsidR="00A97005" w:rsidRPr="007B5605" w:rsidRDefault="00525AD2" w:rsidP="00BD1AC9">
      <w:pPr>
        <w:spacing w:line="480" w:lineRule="auto"/>
        <w:ind w:firstLine="720"/>
        <w:contextualSpacing/>
        <w:rPr>
          <w:rFonts w:ascii="Times New Roman" w:hAnsi="Times New Roman"/>
          <w:strike/>
          <w:sz w:val="24"/>
          <w:szCs w:val="24"/>
        </w:rPr>
      </w:pPr>
      <w:r>
        <w:rPr>
          <w:rFonts w:ascii="Times New Roman" w:hAnsi="Times New Roman"/>
          <w:sz w:val="24"/>
          <w:szCs w:val="24"/>
        </w:rPr>
        <w:t xml:space="preserve">For purposes of our analysis, we defined </w:t>
      </w:r>
      <w:del w:id="125" w:author="Mike.Litzow" w:date="2024-04-06T16:12:00Z">
        <w:r w:rsidDel="002C6D74">
          <w:rPr>
            <w:rFonts w:ascii="Times New Roman" w:hAnsi="Times New Roman"/>
            <w:sz w:val="24"/>
            <w:szCs w:val="24"/>
          </w:rPr>
          <w:delText xml:space="preserve">juvenile </w:delText>
        </w:r>
      </w:del>
      <w:ins w:id="126" w:author="Mike.Litzow" w:date="2024-04-06T16:12:00Z">
        <w:r w:rsidR="002C6D74">
          <w:rPr>
            <w:rFonts w:ascii="Times New Roman" w:hAnsi="Times New Roman"/>
            <w:sz w:val="24"/>
            <w:szCs w:val="24"/>
          </w:rPr>
          <w:t xml:space="preserve">recruits as juvenile </w:t>
        </w:r>
      </w:ins>
      <w:r>
        <w:rPr>
          <w:rFonts w:ascii="Times New Roman" w:hAnsi="Times New Roman"/>
          <w:sz w:val="24"/>
          <w:szCs w:val="24"/>
        </w:rPr>
        <w:t xml:space="preserve">crab </w:t>
      </w:r>
      <w:del w:id="127" w:author="Mike.Litzow" w:date="2024-04-06T16:12:00Z">
        <w:r w:rsidDel="002C6D74">
          <w:rPr>
            <w:rFonts w:ascii="Times New Roman" w:hAnsi="Times New Roman"/>
            <w:sz w:val="24"/>
            <w:szCs w:val="24"/>
          </w:rPr>
          <w:delText xml:space="preserve">as those </w:delText>
        </w:r>
      </w:del>
      <w:r>
        <w:rPr>
          <w:rFonts w:ascii="Times New Roman" w:hAnsi="Times New Roman"/>
          <w:sz w:val="24"/>
          <w:szCs w:val="24"/>
        </w:rPr>
        <w:t>of both sexes with a carapace width (CW) of 30-</w:t>
      </w:r>
      <w:r w:rsidR="005C2D29">
        <w:rPr>
          <w:rFonts w:ascii="Times New Roman" w:hAnsi="Times New Roman"/>
          <w:sz w:val="24"/>
          <w:szCs w:val="24"/>
        </w:rPr>
        <w:t>4</w:t>
      </w:r>
      <w:r>
        <w:rPr>
          <w:rFonts w:ascii="Times New Roman" w:hAnsi="Times New Roman"/>
          <w:sz w:val="24"/>
          <w:szCs w:val="24"/>
        </w:rPr>
        <w:t>0 mm</w:t>
      </w:r>
      <w:r w:rsidRPr="001915B1">
        <w:rPr>
          <w:rFonts w:ascii="Times New Roman" w:hAnsi="Times New Roman"/>
          <w:sz w:val="24"/>
          <w:szCs w:val="24"/>
        </w:rPr>
        <w:t>.</w:t>
      </w:r>
      <w:r>
        <w:rPr>
          <w:rFonts w:ascii="Times New Roman" w:hAnsi="Times New Roman"/>
          <w:sz w:val="24"/>
          <w:szCs w:val="24"/>
        </w:rPr>
        <w:t xml:space="preserve"> </w:t>
      </w:r>
      <w:del w:id="128" w:author="Jon.Richar" w:date="2024-07-26T14:08:00Z">
        <w:r w:rsidDel="003922AA">
          <w:rPr>
            <w:rFonts w:ascii="Times New Roman" w:hAnsi="Times New Roman"/>
            <w:sz w:val="24"/>
            <w:szCs w:val="24"/>
          </w:rPr>
          <w:delText>Crabs</w:delText>
        </w:r>
      </w:del>
      <w:ins w:id="129" w:author="Jon.Richar" w:date="2024-07-26T14:08:00Z">
        <w:r w:rsidR="003922AA">
          <w:rPr>
            <w:rFonts w:ascii="Times New Roman" w:hAnsi="Times New Roman"/>
            <w:sz w:val="24"/>
            <w:szCs w:val="24"/>
          </w:rPr>
          <w:t>Crab</w:t>
        </w:r>
      </w:ins>
      <w:r>
        <w:rPr>
          <w:rFonts w:ascii="Times New Roman" w:hAnsi="Times New Roman"/>
          <w:sz w:val="24"/>
          <w:szCs w:val="24"/>
        </w:rPr>
        <w:t xml:space="preserve"> in this size range are likely </w:t>
      </w:r>
      <w:r>
        <w:rPr>
          <w:rFonts w:ascii="Times New Roman" w:hAnsi="Times New Roman"/>
          <w:sz w:val="24"/>
          <w:szCs w:val="24"/>
        </w:rPr>
        <w:lastRenderedPageBreak/>
        <w:t xml:space="preserve">predominately 3 years old, based on size-at-age relationships estimated for Tanner </w:t>
      </w:r>
      <w:del w:id="130" w:author="Jon.Richar" w:date="2024-07-26T14:08:00Z">
        <w:r w:rsidDel="003922AA">
          <w:rPr>
            <w:rFonts w:ascii="Times New Roman" w:hAnsi="Times New Roman"/>
            <w:sz w:val="24"/>
            <w:szCs w:val="24"/>
          </w:rPr>
          <w:delText>crabs</w:delText>
        </w:r>
      </w:del>
      <w:ins w:id="131" w:author="Jon.Richar" w:date="2024-07-26T14:08:00Z">
        <w:r w:rsidR="003922AA">
          <w:rPr>
            <w:rFonts w:ascii="Times New Roman" w:hAnsi="Times New Roman"/>
            <w:sz w:val="24"/>
            <w:szCs w:val="24"/>
          </w:rPr>
          <w:t>crab</w:t>
        </w:r>
      </w:ins>
      <w:r>
        <w:rPr>
          <w:rFonts w:ascii="Times New Roman" w:hAnsi="Times New Roman"/>
          <w:sz w:val="24"/>
          <w:szCs w:val="24"/>
        </w:rPr>
        <w:t xml:space="preserve"> in the Gulf of Alaska (Donaldson et al. 1981)</w:t>
      </w:r>
      <w:r w:rsidR="00250BBB">
        <w:rPr>
          <w:rFonts w:ascii="Times New Roman" w:hAnsi="Times New Roman"/>
          <w:sz w:val="24"/>
          <w:szCs w:val="24"/>
        </w:rPr>
        <w:t>,</w:t>
      </w:r>
      <w:r>
        <w:rPr>
          <w:rFonts w:ascii="Times New Roman" w:hAnsi="Times New Roman"/>
          <w:sz w:val="24"/>
          <w:szCs w:val="24"/>
        </w:rPr>
        <w:t xml:space="preserve"> corrected for the greater intermolt period in the colder temperatures of the EBS (Paul &amp; Paul 2001). </w:t>
      </w:r>
      <w:ins w:id="132" w:author="Mike.Litzow" w:date="2024-04-06T16:07:00Z">
        <w:r w:rsidR="002C6D74">
          <w:rPr>
            <w:rFonts w:ascii="Times New Roman" w:hAnsi="Times New Roman"/>
            <w:sz w:val="24"/>
            <w:szCs w:val="24"/>
          </w:rPr>
          <w:t xml:space="preserve">Because </w:t>
        </w:r>
      </w:ins>
      <w:ins w:id="133" w:author="Mike.Litzow" w:date="2024-04-06T16:08:00Z">
        <w:r w:rsidR="002C6D74">
          <w:rPr>
            <w:rFonts w:ascii="Times New Roman" w:hAnsi="Times New Roman"/>
            <w:sz w:val="24"/>
            <w:szCs w:val="24"/>
          </w:rPr>
          <w:t>they</w:t>
        </w:r>
      </w:ins>
      <w:ins w:id="134" w:author="Mike.Litzow" w:date="2024-04-06T16:07:00Z">
        <w:r w:rsidR="002C6D74">
          <w:rPr>
            <w:rFonts w:ascii="Times New Roman" w:hAnsi="Times New Roman"/>
            <w:sz w:val="24"/>
            <w:szCs w:val="24"/>
          </w:rPr>
          <w:t xml:space="preserve"> do not retain hard parts during molts, </w:t>
        </w:r>
      </w:ins>
      <w:ins w:id="135" w:author="Mike.Litzow" w:date="2024-04-06T16:08:00Z">
        <w:r w:rsidR="002C6D74">
          <w:rPr>
            <w:rFonts w:ascii="Times New Roman" w:hAnsi="Times New Roman"/>
            <w:sz w:val="24"/>
            <w:szCs w:val="24"/>
          </w:rPr>
          <w:t xml:space="preserve">Tanner </w:t>
        </w:r>
      </w:ins>
      <w:ins w:id="136" w:author="Mike.Litzow" w:date="2024-04-06T16:07:00Z">
        <w:r w:rsidR="002C6D74">
          <w:rPr>
            <w:rFonts w:ascii="Times New Roman" w:hAnsi="Times New Roman"/>
            <w:sz w:val="24"/>
            <w:szCs w:val="24"/>
          </w:rPr>
          <w:t>crab</w:t>
        </w:r>
      </w:ins>
      <w:ins w:id="137" w:author="Mike.Litzow" w:date="2024-04-06T16:08:00Z">
        <w:r w:rsidR="002C6D74">
          <w:rPr>
            <w:rFonts w:ascii="Times New Roman" w:hAnsi="Times New Roman"/>
            <w:sz w:val="24"/>
            <w:szCs w:val="24"/>
          </w:rPr>
          <w:t xml:space="preserve"> cannot be </w:t>
        </w:r>
      </w:ins>
      <w:ins w:id="138" w:author="Jon.Richar" w:date="2024-09-16T15:41:00Z">
        <w:r w:rsidR="00F66D20">
          <w:rPr>
            <w:rFonts w:ascii="Times New Roman" w:hAnsi="Times New Roman"/>
            <w:sz w:val="24"/>
            <w:szCs w:val="24"/>
          </w:rPr>
          <w:t xml:space="preserve">accurately </w:t>
        </w:r>
      </w:ins>
      <w:ins w:id="139" w:author="Mike.Litzow" w:date="2024-04-06T16:08:00Z">
        <w:r w:rsidR="002C6D74">
          <w:rPr>
            <w:rFonts w:ascii="Times New Roman" w:hAnsi="Times New Roman"/>
            <w:sz w:val="24"/>
            <w:szCs w:val="24"/>
          </w:rPr>
          <w:t>aged, creating uncertainty in the assumption that 30</w:t>
        </w:r>
      </w:ins>
      <w:ins w:id="140" w:author="Mike.Litzow" w:date="2024-04-06T16:10:00Z">
        <w:r w:rsidR="002C6D74">
          <w:rPr>
            <w:rFonts w:ascii="Times New Roman" w:hAnsi="Times New Roman"/>
            <w:sz w:val="24"/>
            <w:szCs w:val="24"/>
          </w:rPr>
          <w:t>-40 mm CW width crab are three years old.</w:t>
        </w:r>
      </w:ins>
      <w:ins w:id="141" w:author="Mike.Litzow" w:date="2024-04-06T16:07:00Z">
        <w:r w:rsidR="002C6D74">
          <w:rPr>
            <w:rFonts w:ascii="Times New Roman" w:hAnsi="Times New Roman"/>
            <w:sz w:val="24"/>
            <w:szCs w:val="24"/>
          </w:rPr>
          <w:t xml:space="preserve"> </w:t>
        </w:r>
      </w:ins>
      <w:del w:id="142" w:author="Mike.Litzow" w:date="2024-04-06T16:10:00Z">
        <w:r w:rsidR="005A51F3" w:rsidDel="002C6D74">
          <w:rPr>
            <w:rFonts w:ascii="Times New Roman" w:hAnsi="Times New Roman"/>
            <w:sz w:val="24"/>
            <w:szCs w:val="24"/>
          </w:rPr>
          <w:delText xml:space="preserve">Due to </w:delText>
        </w:r>
        <w:r w:rsidR="007955AD" w:rsidDel="002C6D74">
          <w:rPr>
            <w:rFonts w:ascii="Times New Roman" w:hAnsi="Times New Roman"/>
            <w:sz w:val="24"/>
            <w:szCs w:val="24"/>
          </w:rPr>
          <w:delText xml:space="preserve">the presence of some </w:delText>
        </w:r>
        <w:r w:rsidR="005A51F3" w:rsidDel="002C6D74">
          <w:rPr>
            <w:rFonts w:ascii="Times New Roman" w:hAnsi="Times New Roman"/>
            <w:sz w:val="24"/>
            <w:szCs w:val="24"/>
          </w:rPr>
          <w:delText xml:space="preserve">uncertainty in crab </w:delText>
        </w:r>
        <w:r w:rsidR="007955AD" w:rsidDel="002C6D74">
          <w:rPr>
            <w:rFonts w:ascii="Times New Roman" w:hAnsi="Times New Roman"/>
            <w:sz w:val="24"/>
            <w:szCs w:val="24"/>
          </w:rPr>
          <w:delText>a</w:delText>
        </w:r>
        <w:r w:rsidR="005A51F3" w:rsidDel="002C6D74">
          <w:rPr>
            <w:rFonts w:ascii="Times New Roman" w:hAnsi="Times New Roman"/>
            <w:sz w:val="24"/>
            <w:szCs w:val="24"/>
          </w:rPr>
          <w:delText>ge</w:delText>
        </w:r>
        <w:r w:rsidR="007955AD" w:rsidDel="002C6D74">
          <w:rPr>
            <w:rFonts w:ascii="Times New Roman" w:hAnsi="Times New Roman"/>
            <w:sz w:val="24"/>
            <w:szCs w:val="24"/>
          </w:rPr>
          <w:delText>s</w:delText>
        </w:r>
      </w:del>
      <w:ins w:id="143" w:author="Mike.Litzow" w:date="2024-04-06T16:10:00Z">
        <w:r w:rsidR="002C6D74">
          <w:rPr>
            <w:rFonts w:ascii="Times New Roman" w:hAnsi="Times New Roman"/>
            <w:sz w:val="24"/>
            <w:szCs w:val="24"/>
          </w:rPr>
          <w:t>Accordingly</w:t>
        </w:r>
      </w:ins>
      <w:r w:rsidR="005A51F3">
        <w:rPr>
          <w:rFonts w:ascii="Times New Roman" w:hAnsi="Times New Roman"/>
          <w:sz w:val="24"/>
          <w:szCs w:val="24"/>
        </w:rPr>
        <w:t xml:space="preserve">, we conducted sensitivity analyses </w:t>
      </w:r>
      <w:del w:id="144" w:author="Mike.Litzow" w:date="2024-04-06T16:11:00Z">
        <w:r w:rsidR="005A51F3" w:rsidDel="002C6D74">
          <w:rPr>
            <w:rFonts w:ascii="Times New Roman" w:hAnsi="Times New Roman"/>
            <w:sz w:val="24"/>
            <w:szCs w:val="24"/>
          </w:rPr>
          <w:delText xml:space="preserve">via several approaches. Firstly, although we </w:delText>
        </w:r>
        <w:r w:rsidR="007955AD" w:rsidDel="002C6D74">
          <w:rPr>
            <w:rFonts w:ascii="Times New Roman" w:hAnsi="Times New Roman"/>
            <w:sz w:val="24"/>
            <w:szCs w:val="24"/>
          </w:rPr>
          <w:delText>judged</w:delText>
        </w:r>
        <w:r w:rsidR="005A51F3" w:rsidDel="002C6D74">
          <w:rPr>
            <w:rFonts w:ascii="Times New Roman" w:hAnsi="Times New Roman"/>
            <w:sz w:val="24"/>
            <w:szCs w:val="24"/>
          </w:rPr>
          <w:delText xml:space="preserve"> it unlikely, </w:delText>
        </w:r>
        <w:r w:rsidDel="002C6D74">
          <w:rPr>
            <w:rFonts w:ascii="Times New Roman" w:hAnsi="Times New Roman"/>
            <w:sz w:val="24"/>
            <w:szCs w:val="24"/>
          </w:rPr>
          <w:delText>we also considered the possibility that 30-</w:delText>
        </w:r>
        <w:r w:rsidR="005C2D29" w:rsidDel="002C6D74">
          <w:rPr>
            <w:rFonts w:ascii="Times New Roman" w:hAnsi="Times New Roman"/>
            <w:sz w:val="24"/>
            <w:szCs w:val="24"/>
          </w:rPr>
          <w:delText>4</w:delText>
        </w:r>
        <w:r w:rsidDel="002C6D74">
          <w:rPr>
            <w:rFonts w:ascii="Times New Roman" w:hAnsi="Times New Roman"/>
            <w:sz w:val="24"/>
            <w:szCs w:val="24"/>
          </w:rPr>
          <w:delText>0 mm CW crabs were predominantly</w:delText>
        </w:r>
        <w:r w:rsidR="005A51F3" w:rsidDel="002C6D74">
          <w:rPr>
            <w:rFonts w:ascii="Times New Roman" w:hAnsi="Times New Roman"/>
            <w:sz w:val="24"/>
            <w:szCs w:val="24"/>
          </w:rPr>
          <w:delText xml:space="preserve"> either</w:delText>
        </w:r>
        <w:r w:rsidDel="002C6D74">
          <w:rPr>
            <w:rFonts w:ascii="Times New Roman" w:hAnsi="Times New Roman"/>
            <w:sz w:val="24"/>
            <w:szCs w:val="24"/>
          </w:rPr>
          <w:delText xml:space="preserve"> 2 or 4 </w:delText>
        </w:r>
      </w:del>
      <w:del w:id="145" w:author="Mike.Litzow" w:date="2024-04-06T15:07:00Z">
        <w:r w:rsidR="00C12517" w:rsidDel="009349FC">
          <w:rPr>
            <w:rFonts w:ascii="Times New Roman" w:hAnsi="Times New Roman"/>
            <w:sz w:val="24"/>
            <w:szCs w:val="24"/>
          </w:rPr>
          <w:delText>yrs</w:delText>
        </w:r>
      </w:del>
      <w:del w:id="146" w:author="Mike.Litzow" w:date="2024-04-06T16:11:00Z">
        <w:r w:rsidR="00C12517" w:rsidDel="002C6D74">
          <w:rPr>
            <w:rFonts w:ascii="Times New Roman" w:hAnsi="Times New Roman"/>
            <w:sz w:val="24"/>
            <w:szCs w:val="24"/>
          </w:rPr>
          <w:delText xml:space="preserve"> </w:delText>
        </w:r>
        <w:r w:rsidDel="002C6D74">
          <w:rPr>
            <w:rFonts w:ascii="Times New Roman" w:hAnsi="Times New Roman"/>
            <w:sz w:val="24"/>
            <w:szCs w:val="24"/>
          </w:rPr>
          <w:delText xml:space="preserve">old, </w:delText>
        </w:r>
        <w:r w:rsidR="005A51F3" w:rsidDel="002C6D74">
          <w:rPr>
            <w:rFonts w:ascii="Times New Roman" w:hAnsi="Times New Roman"/>
            <w:sz w:val="24"/>
            <w:szCs w:val="24"/>
          </w:rPr>
          <w:delText xml:space="preserve">and assessed the effects of these different lags on </w:delText>
        </w:r>
        <w:r w:rsidDel="002C6D74">
          <w:rPr>
            <w:rFonts w:ascii="Times New Roman" w:hAnsi="Times New Roman"/>
            <w:sz w:val="24"/>
            <w:szCs w:val="24"/>
          </w:rPr>
          <w:delText>our initial</w:delText>
        </w:r>
      </w:del>
      <w:ins w:id="147" w:author="Mike.Litzow" w:date="2024-04-06T16:11:00Z">
        <w:r w:rsidR="002C6D74">
          <w:rPr>
            <w:rFonts w:ascii="Times New Roman" w:hAnsi="Times New Roman"/>
            <w:sz w:val="24"/>
            <w:szCs w:val="24"/>
          </w:rPr>
          <w:t>fitting basic</w:t>
        </w:r>
      </w:ins>
      <w:r>
        <w:rPr>
          <w:rFonts w:ascii="Times New Roman" w:hAnsi="Times New Roman"/>
          <w:sz w:val="24"/>
          <w:szCs w:val="24"/>
        </w:rPr>
        <w:t xml:space="preserve"> </w:t>
      </w:r>
      <w:r w:rsidR="005A51F3">
        <w:rPr>
          <w:rFonts w:ascii="Times New Roman" w:hAnsi="Times New Roman"/>
          <w:sz w:val="24"/>
          <w:szCs w:val="24"/>
        </w:rPr>
        <w:t>spawner-recruit</w:t>
      </w:r>
      <w:r>
        <w:rPr>
          <w:rFonts w:ascii="Times New Roman" w:hAnsi="Times New Roman"/>
          <w:sz w:val="24"/>
          <w:szCs w:val="24"/>
        </w:rPr>
        <w:t xml:space="preserve"> models</w:t>
      </w:r>
      <w:ins w:id="148" w:author="Mike.Litzow" w:date="2024-04-06T16:11:00Z">
        <w:r w:rsidR="002C6D74">
          <w:rPr>
            <w:rFonts w:ascii="Times New Roman" w:hAnsi="Times New Roman"/>
            <w:sz w:val="24"/>
            <w:szCs w:val="24"/>
          </w:rPr>
          <w:t xml:space="preserve"> with lags two, three, and four years between spawner abundance and recruit abundance</w:t>
        </w:r>
      </w:ins>
      <w:del w:id="149" w:author="Mike.Litzow" w:date="2024-04-06T16:11:00Z">
        <w:r w:rsidDel="002C6D74">
          <w:rPr>
            <w:rFonts w:ascii="Times New Roman" w:hAnsi="Times New Roman"/>
            <w:sz w:val="24"/>
            <w:szCs w:val="24"/>
          </w:rPr>
          <w:delText>.</w:delText>
        </w:r>
        <w:r w:rsidR="00C817CA" w:rsidRPr="007B5605" w:rsidDel="002C6D74">
          <w:rPr>
            <w:rFonts w:ascii="Times New Roman" w:hAnsi="Times New Roman"/>
            <w:sz w:val="24"/>
            <w:szCs w:val="24"/>
          </w:rPr>
          <w:delText xml:space="preserve"> </w:delText>
        </w:r>
      </w:del>
    </w:p>
    <w:p w14:paraId="427C9FEC" w14:textId="64F70BD9" w:rsidR="00525AD2" w:rsidRDefault="00525AD2" w:rsidP="00816CFA">
      <w:pPr>
        <w:spacing w:after="0" w:line="480" w:lineRule="auto"/>
        <w:ind w:firstLine="720"/>
        <w:contextualSpacing/>
        <w:jc w:val="both"/>
        <w:rPr>
          <w:rFonts w:ascii="Times New Roman" w:hAnsi="Times New Roman"/>
          <w:sz w:val="24"/>
          <w:szCs w:val="24"/>
        </w:rPr>
      </w:pPr>
      <w:r>
        <w:rPr>
          <w:rFonts w:ascii="Times New Roman" w:hAnsi="Times New Roman"/>
          <w:sz w:val="24"/>
          <w:szCs w:val="24"/>
        </w:rPr>
        <w:t>Mature</w:t>
      </w:r>
      <w:r w:rsidR="00C23A0A">
        <w:rPr>
          <w:rFonts w:ascii="Times New Roman" w:hAnsi="Times New Roman"/>
          <w:sz w:val="24"/>
          <w:szCs w:val="24"/>
        </w:rPr>
        <w:t>,</w:t>
      </w:r>
      <w:r>
        <w:rPr>
          <w:rFonts w:ascii="Times New Roman" w:hAnsi="Times New Roman"/>
          <w:sz w:val="24"/>
          <w:szCs w:val="24"/>
        </w:rPr>
        <w:t xml:space="preserve"> </w:t>
      </w:r>
      <w:r w:rsidR="00C23A0A">
        <w:rPr>
          <w:rFonts w:ascii="Times New Roman" w:hAnsi="Times New Roman"/>
          <w:sz w:val="24"/>
          <w:szCs w:val="24"/>
        </w:rPr>
        <w:t>multiparous (repeat</w:t>
      </w:r>
      <w:del w:id="150" w:author="Mike.Litzow" w:date="2024-04-06T16:14:00Z">
        <w:r w:rsidR="00C23A0A" w:rsidDel="003627FD">
          <w:rPr>
            <w:rFonts w:ascii="Times New Roman" w:hAnsi="Times New Roman"/>
            <w:sz w:val="24"/>
            <w:szCs w:val="24"/>
          </w:rPr>
          <w:delText xml:space="preserve"> </w:delText>
        </w:r>
      </w:del>
      <w:r w:rsidR="00C23A0A">
        <w:rPr>
          <w:rFonts w:ascii="Times New Roman" w:hAnsi="Times New Roman"/>
          <w:sz w:val="24"/>
          <w:szCs w:val="24"/>
        </w:rPr>
        <w:t>spawn</w:t>
      </w:r>
      <w:ins w:id="151" w:author="Mike.Litzow" w:date="2024-04-06T16:14:00Z">
        <w:r w:rsidR="003627FD">
          <w:rPr>
            <w:rFonts w:ascii="Times New Roman" w:hAnsi="Times New Roman"/>
            <w:sz w:val="24"/>
            <w:szCs w:val="24"/>
          </w:rPr>
          <w:t>er</w:t>
        </w:r>
      </w:ins>
      <w:del w:id="152" w:author="Mike.Litzow" w:date="2024-04-06T16:14:00Z">
        <w:r w:rsidR="00C23A0A" w:rsidDel="003627FD">
          <w:rPr>
            <w:rFonts w:ascii="Times New Roman" w:hAnsi="Times New Roman"/>
            <w:sz w:val="24"/>
            <w:szCs w:val="24"/>
          </w:rPr>
          <w:delText>ing</w:delText>
        </w:r>
      </w:del>
      <w:r w:rsidR="00C23A0A">
        <w:rPr>
          <w:rFonts w:ascii="Times New Roman" w:hAnsi="Times New Roman"/>
          <w:sz w:val="24"/>
          <w:szCs w:val="24"/>
        </w:rPr>
        <w:t xml:space="preserve">) </w:t>
      </w:r>
      <w:del w:id="153" w:author="Mike.Litzow" w:date="2024-04-06T16:14:00Z">
        <w:r w:rsidDel="003627FD">
          <w:rPr>
            <w:rFonts w:ascii="Times New Roman" w:hAnsi="Times New Roman"/>
            <w:sz w:val="24"/>
            <w:szCs w:val="24"/>
          </w:rPr>
          <w:delText xml:space="preserve">female </w:delText>
        </w:r>
      </w:del>
      <w:r>
        <w:rPr>
          <w:rFonts w:ascii="Times New Roman" w:hAnsi="Times New Roman"/>
          <w:sz w:val="24"/>
          <w:szCs w:val="24"/>
        </w:rPr>
        <w:t xml:space="preserve">Tanner </w:t>
      </w:r>
      <w:del w:id="154" w:author="Jon.Richar" w:date="2024-07-26T14:09:00Z">
        <w:r w:rsidDel="003922AA">
          <w:rPr>
            <w:rFonts w:ascii="Times New Roman" w:hAnsi="Times New Roman"/>
            <w:sz w:val="24"/>
            <w:szCs w:val="24"/>
          </w:rPr>
          <w:delText>crabs</w:delText>
        </w:r>
      </w:del>
      <w:ins w:id="155" w:author="Jon.Richar" w:date="2024-07-26T14:09:00Z">
        <w:r w:rsidR="003922AA">
          <w:rPr>
            <w:rFonts w:ascii="Times New Roman" w:hAnsi="Times New Roman"/>
            <w:sz w:val="24"/>
            <w:szCs w:val="24"/>
          </w:rPr>
          <w:t>crab</w:t>
        </w:r>
      </w:ins>
      <w:r>
        <w:rPr>
          <w:rFonts w:ascii="Times New Roman" w:hAnsi="Times New Roman"/>
          <w:sz w:val="24"/>
          <w:szCs w:val="24"/>
        </w:rPr>
        <w:t xml:space="preserve"> were defined as females of </w:t>
      </w:r>
      <w:r w:rsidRPr="005D6CD3">
        <w:rPr>
          <w:rFonts w:ascii="Times New Roman" w:hAnsi="Times New Roman"/>
          <w:sz w:val="24"/>
          <w:szCs w:val="24"/>
        </w:rPr>
        <w:t>shell condition 3 (</w:t>
      </w:r>
      <w:del w:id="156" w:author="Mike.Litzow" w:date="2024-04-06T16:14:00Z">
        <w:r w:rsidRPr="005D6CD3" w:rsidDel="003627FD">
          <w:rPr>
            <w:rFonts w:ascii="Times New Roman" w:hAnsi="Times New Roman"/>
            <w:sz w:val="24"/>
            <w:szCs w:val="24"/>
          </w:rPr>
          <w:delText xml:space="preserve">SC3, </w:delText>
        </w:r>
      </w:del>
      <w:r w:rsidRPr="005D6CD3">
        <w:rPr>
          <w:rFonts w:ascii="Times New Roman" w:hAnsi="Times New Roman"/>
          <w:sz w:val="24"/>
          <w:szCs w:val="24"/>
        </w:rPr>
        <w:t>old shell)</w:t>
      </w:r>
      <w:r w:rsidR="00762E09">
        <w:rPr>
          <w:rFonts w:ascii="Times New Roman" w:hAnsi="Times New Roman"/>
          <w:sz w:val="24"/>
          <w:szCs w:val="24"/>
        </w:rPr>
        <w:t xml:space="preserve"> and shell condition 4 (</w:t>
      </w:r>
      <w:del w:id="157" w:author="Mike.Litzow" w:date="2024-04-06T16:14:00Z">
        <w:r w:rsidR="00762E09" w:rsidDel="003627FD">
          <w:rPr>
            <w:rFonts w:ascii="Times New Roman" w:hAnsi="Times New Roman"/>
            <w:sz w:val="24"/>
            <w:szCs w:val="24"/>
          </w:rPr>
          <w:delText xml:space="preserve">SC4, </w:delText>
        </w:r>
      </w:del>
      <w:r w:rsidR="00762E09">
        <w:rPr>
          <w:rFonts w:ascii="Times New Roman" w:hAnsi="Times New Roman"/>
          <w:sz w:val="24"/>
          <w:szCs w:val="24"/>
        </w:rPr>
        <w:t>very old shell)</w:t>
      </w:r>
      <w:r w:rsidRPr="00E42BBF">
        <w:rPr>
          <w:rFonts w:ascii="Times New Roman" w:hAnsi="Times New Roman"/>
          <w:sz w:val="24"/>
          <w:szCs w:val="24"/>
        </w:rPr>
        <w:t xml:space="preserve">. </w:t>
      </w:r>
      <w:r>
        <w:rPr>
          <w:rFonts w:ascii="Times New Roman" w:hAnsi="Times New Roman"/>
          <w:sz w:val="24"/>
          <w:szCs w:val="24"/>
        </w:rPr>
        <w:t xml:space="preserve">Tanner crab experience a terminal molt upon reaching sexual maturity. </w:t>
      </w:r>
      <w:del w:id="158" w:author="Mike.Litzow" w:date="2024-04-06T16:14:00Z">
        <w:r w:rsidRPr="00E42BBF" w:rsidDel="003627FD">
          <w:rPr>
            <w:rFonts w:ascii="Times New Roman" w:hAnsi="Times New Roman"/>
            <w:sz w:val="24"/>
            <w:szCs w:val="24"/>
          </w:rPr>
          <w:delText xml:space="preserve">Shell-age classification approximates the time since the last molt using criteria described by Jadamec et al. (1999). </w:delText>
        </w:r>
      </w:del>
      <w:r>
        <w:rPr>
          <w:rFonts w:ascii="Times New Roman" w:hAnsi="Times New Roman"/>
          <w:sz w:val="24"/>
          <w:szCs w:val="24"/>
        </w:rPr>
        <w:t>S</w:t>
      </w:r>
      <w:r w:rsidRPr="00B8358E">
        <w:rPr>
          <w:rFonts w:ascii="Times New Roman" w:hAnsi="Times New Roman"/>
          <w:sz w:val="24"/>
          <w:szCs w:val="24"/>
        </w:rPr>
        <w:t xml:space="preserve">hell condition 2 </w:t>
      </w:r>
      <w:r w:rsidR="00512B6D">
        <w:rPr>
          <w:rFonts w:ascii="Times New Roman" w:hAnsi="Times New Roman"/>
          <w:sz w:val="24"/>
          <w:szCs w:val="24"/>
        </w:rPr>
        <w:t>(</w:t>
      </w:r>
      <w:del w:id="159" w:author="Mike.Litzow" w:date="2024-04-06T16:15:00Z">
        <w:r w:rsidR="00512B6D" w:rsidDel="003627FD">
          <w:rPr>
            <w:rFonts w:ascii="Times New Roman" w:hAnsi="Times New Roman"/>
            <w:sz w:val="24"/>
            <w:szCs w:val="24"/>
          </w:rPr>
          <w:delText>SC2</w:delText>
        </w:r>
      </w:del>
      <w:ins w:id="160" w:author="Mike.Litzow" w:date="2024-04-06T16:15:00Z">
        <w:r w:rsidR="003627FD">
          <w:rPr>
            <w:rFonts w:ascii="Times New Roman" w:hAnsi="Times New Roman"/>
            <w:sz w:val="24"/>
            <w:szCs w:val="24"/>
          </w:rPr>
          <w:t>new shell</w:t>
        </w:r>
      </w:ins>
      <w:r w:rsidR="00512B6D">
        <w:rPr>
          <w:rFonts w:ascii="Times New Roman" w:hAnsi="Times New Roman"/>
          <w:sz w:val="24"/>
          <w:szCs w:val="24"/>
        </w:rPr>
        <w:t xml:space="preserve">) </w:t>
      </w:r>
      <w:r w:rsidRPr="00B8358E">
        <w:rPr>
          <w:rFonts w:ascii="Times New Roman" w:hAnsi="Times New Roman"/>
          <w:sz w:val="24"/>
          <w:szCs w:val="24"/>
        </w:rPr>
        <w:t xml:space="preserve">female </w:t>
      </w:r>
      <w:del w:id="161" w:author="Jon.Richar" w:date="2024-07-26T14:09:00Z">
        <w:r w:rsidRPr="00B8358E" w:rsidDel="003922AA">
          <w:rPr>
            <w:rFonts w:ascii="Times New Roman" w:hAnsi="Times New Roman"/>
            <w:sz w:val="24"/>
            <w:szCs w:val="24"/>
          </w:rPr>
          <w:delText>crab</w:delText>
        </w:r>
        <w:r w:rsidDel="003922AA">
          <w:rPr>
            <w:rFonts w:ascii="Times New Roman" w:hAnsi="Times New Roman"/>
            <w:sz w:val="24"/>
            <w:szCs w:val="24"/>
          </w:rPr>
          <w:delText>s</w:delText>
        </w:r>
      </w:del>
      <w:ins w:id="162" w:author="Jon.Richar" w:date="2024-07-26T14:09:00Z">
        <w:r w:rsidR="003922AA">
          <w:rPr>
            <w:rFonts w:ascii="Times New Roman" w:hAnsi="Times New Roman"/>
            <w:sz w:val="24"/>
            <w:szCs w:val="24"/>
          </w:rPr>
          <w:t>crab</w:t>
        </w:r>
      </w:ins>
      <w:r>
        <w:rPr>
          <w:rFonts w:ascii="Times New Roman" w:hAnsi="Times New Roman"/>
          <w:sz w:val="24"/>
          <w:szCs w:val="24"/>
        </w:rPr>
        <w:t xml:space="preserve"> </w:t>
      </w:r>
      <w:r w:rsidRPr="00B8358E">
        <w:rPr>
          <w:rFonts w:ascii="Times New Roman" w:hAnsi="Times New Roman"/>
          <w:sz w:val="24"/>
          <w:szCs w:val="24"/>
        </w:rPr>
        <w:t xml:space="preserve">were </w:t>
      </w:r>
      <w:ins w:id="163" w:author="Mike.Litzow" w:date="2024-04-06T16:15:00Z">
        <w:r w:rsidR="003627FD">
          <w:rPr>
            <w:rFonts w:ascii="Times New Roman" w:hAnsi="Times New Roman"/>
            <w:sz w:val="24"/>
            <w:szCs w:val="24"/>
          </w:rPr>
          <w:t xml:space="preserve">excluded from analysis </w:t>
        </w:r>
      </w:ins>
      <w:del w:id="164" w:author="Mike.Litzow" w:date="2024-04-06T16:15:00Z">
        <w:r w:rsidRPr="00B8358E" w:rsidDel="003627FD">
          <w:rPr>
            <w:rFonts w:ascii="Times New Roman" w:hAnsi="Times New Roman"/>
            <w:sz w:val="24"/>
            <w:szCs w:val="24"/>
          </w:rPr>
          <w:delText xml:space="preserve">ignored in our study </w:delText>
        </w:r>
      </w:del>
      <w:r>
        <w:rPr>
          <w:rFonts w:ascii="Times New Roman" w:hAnsi="Times New Roman"/>
          <w:sz w:val="24"/>
          <w:szCs w:val="24"/>
        </w:rPr>
        <w:t>as these are p</w:t>
      </w:r>
      <w:r w:rsidRPr="00B8358E">
        <w:rPr>
          <w:rFonts w:ascii="Times New Roman" w:hAnsi="Times New Roman"/>
          <w:sz w:val="24"/>
          <w:szCs w:val="24"/>
        </w:rPr>
        <w:t>rimiparous</w:t>
      </w:r>
      <w:r w:rsidR="00AA375D">
        <w:rPr>
          <w:rFonts w:ascii="Times New Roman" w:hAnsi="Times New Roman"/>
          <w:sz w:val="24"/>
          <w:szCs w:val="24"/>
        </w:rPr>
        <w:t xml:space="preserve"> (first-time spawning)</w:t>
      </w:r>
      <w:r>
        <w:rPr>
          <w:rFonts w:ascii="Times New Roman" w:hAnsi="Times New Roman"/>
          <w:sz w:val="24"/>
          <w:szCs w:val="24"/>
        </w:rPr>
        <w:t xml:space="preserve"> </w:t>
      </w:r>
      <w:r w:rsidRPr="00B8358E">
        <w:rPr>
          <w:rFonts w:ascii="Times New Roman" w:hAnsi="Times New Roman"/>
          <w:sz w:val="24"/>
          <w:szCs w:val="24"/>
        </w:rPr>
        <w:t>crab</w:t>
      </w:r>
      <w:r w:rsidR="00AA375D">
        <w:rPr>
          <w:rFonts w:ascii="Times New Roman" w:hAnsi="Times New Roman"/>
          <w:sz w:val="24"/>
          <w:szCs w:val="24"/>
        </w:rPr>
        <w:t>,</w:t>
      </w:r>
      <w:r w:rsidR="00696ABE">
        <w:rPr>
          <w:rFonts w:ascii="Times New Roman" w:hAnsi="Times New Roman"/>
          <w:sz w:val="24"/>
          <w:szCs w:val="24"/>
        </w:rPr>
        <w:t xml:space="preserve"> and</w:t>
      </w:r>
      <w:r>
        <w:rPr>
          <w:rFonts w:ascii="Times New Roman" w:hAnsi="Times New Roman"/>
          <w:sz w:val="24"/>
          <w:szCs w:val="24"/>
        </w:rPr>
        <w:t xml:space="preserve"> </w:t>
      </w:r>
      <w:r w:rsidRPr="00B8358E">
        <w:rPr>
          <w:rFonts w:ascii="Times New Roman" w:hAnsi="Times New Roman"/>
          <w:sz w:val="24"/>
          <w:szCs w:val="24"/>
        </w:rPr>
        <w:t xml:space="preserve">have </w:t>
      </w:r>
      <w:r w:rsidR="00EE12C0">
        <w:rPr>
          <w:rFonts w:ascii="Times New Roman" w:hAnsi="Times New Roman"/>
          <w:sz w:val="24"/>
          <w:szCs w:val="24"/>
        </w:rPr>
        <w:t xml:space="preserve">both a reduced fecundity (Webb </w:t>
      </w:r>
      <w:r w:rsidR="00A24D57">
        <w:rPr>
          <w:rFonts w:ascii="Times New Roman" w:hAnsi="Times New Roman"/>
          <w:sz w:val="24"/>
          <w:szCs w:val="24"/>
        </w:rPr>
        <w:t>et al. 2016</w:t>
      </w:r>
      <w:r w:rsidR="00EE12C0">
        <w:rPr>
          <w:rFonts w:ascii="Times New Roman" w:hAnsi="Times New Roman"/>
          <w:sz w:val="24"/>
          <w:szCs w:val="24"/>
        </w:rPr>
        <w:t>)</w:t>
      </w:r>
      <w:r w:rsidR="00512B6D">
        <w:rPr>
          <w:rFonts w:ascii="Times New Roman" w:hAnsi="Times New Roman"/>
          <w:sz w:val="24"/>
          <w:szCs w:val="24"/>
        </w:rPr>
        <w:t>,</w:t>
      </w:r>
      <w:r w:rsidR="00EE12C0">
        <w:rPr>
          <w:rFonts w:ascii="Times New Roman" w:hAnsi="Times New Roman"/>
          <w:sz w:val="24"/>
          <w:szCs w:val="24"/>
        </w:rPr>
        <w:t xml:space="preserve"> and </w:t>
      </w:r>
      <w:r w:rsidR="00512B6D">
        <w:rPr>
          <w:rFonts w:ascii="Times New Roman" w:hAnsi="Times New Roman"/>
          <w:sz w:val="24"/>
          <w:szCs w:val="24"/>
        </w:rPr>
        <w:t>more importantly</w:t>
      </w:r>
      <w:r w:rsidR="00A24D57">
        <w:rPr>
          <w:rFonts w:ascii="Times New Roman" w:hAnsi="Times New Roman"/>
          <w:sz w:val="24"/>
          <w:szCs w:val="24"/>
        </w:rPr>
        <w:t>,</w:t>
      </w:r>
      <w:r w:rsidR="00512B6D">
        <w:rPr>
          <w:rFonts w:ascii="Times New Roman" w:hAnsi="Times New Roman"/>
          <w:sz w:val="24"/>
          <w:szCs w:val="24"/>
        </w:rPr>
        <w:t xml:space="preserve"> </w:t>
      </w:r>
      <w:r w:rsidRPr="00B8358E">
        <w:rPr>
          <w:rFonts w:ascii="Times New Roman" w:hAnsi="Times New Roman"/>
          <w:sz w:val="24"/>
          <w:szCs w:val="24"/>
        </w:rPr>
        <w:t>an extended brooding period, mating in late winter immediately following the terminal molt</w:t>
      </w:r>
      <w:r w:rsidR="00AA375D">
        <w:rPr>
          <w:rFonts w:ascii="Times New Roman" w:hAnsi="Times New Roman"/>
          <w:sz w:val="24"/>
          <w:szCs w:val="24"/>
        </w:rPr>
        <w:t>, then</w:t>
      </w:r>
      <w:r w:rsidRPr="00B8358E">
        <w:rPr>
          <w:rFonts w:ascii="Times New Roman" w:hAnsi="Times New Roman"/>
          <w:sz w:val="24"/>
          <w:szCs w:val="24"/>
        </w:rPr>
        <w:t xml:space="preserve"> carrying the resultant embryos until the following year (Swiney 2008). </w:t>
      </w:r>
      <w:r>
        <w:rPr>
          <w:rFonts w:ascii="Times New Roman" w:hAnsi="Times New Roman"/>
          <w:sz w:val="24"/>
          <w:szCs w:val="24"/>
        </w:rPr>
        <w:t>Consequently,</w:t>
      </w:r>
      <w:r w:rsidRPr="00B8358E">
        <w:rPr>
          <w:rFonts w:ascii="Times New Roman" w:hAnsi="Times New Roman"/>
          <w:sz w:val="24"/>
          <w:szCs w:val="24"/>
        </w:rPr>
        <w:t xml:space="preserve"> </w:t>
      </w:r>
      <w:r>
        <w:rPr>
          <w:rFonts w:ascii="Times New Roman" w:hAnsi="Times New Roman"/>
          <w:sz w:val="24"/>
          <w:szCs w:val="24"/>
        </w:rPr>
        <w:t>primiparous females</w:t>
      </w:r>
      <w:r w:rsidRPr="00B8358E">
        <w:rPr>
          <w:rFonts w:ascii="Times New Roman" w:hAnsi="Times New Roman"/>
          <w:sz w:val="24"/>
          <w:szCs w:val="24"/>
        </w:rPr>
        <w:t xml:space="preserve"> sampled in year </w:t>
      </w:r>
      <w:r w:rsidRPr="00B8358E">
        <w:rPr>
          <w:rFonts w:ascii="Times New Roman" w:hAnsi="Times New Roman"/>
          <w:i/>
          <w:sz w:val="24"/>
          <w:szCs w:val="24"/>
        </w:rPr>
        <w:t>t</w:t>
      </w:r>
      <w:r w:rsidRPr="00B8358E">
        <w:rPr>
          <w:rFonts w:ascii="Times New Roman" w:hAnsi="Times New Roman"/>
          <w:sz w:val="24"/>
          <w:szCs w:val="24"/>
        </w:rPr>
        <w:t xml:space="preserve"> will hatch their </w:t>
      </w:r>
      <w:r w:rsidR="00512B6D">
        <w:rPr>
          <w:rFonts w:ascii="Times New Roman" w:hAnsi="Times New Roman"/>
          <w:sz w:val="24"/>
          <w:szCs w:val="24"/>
        </w:rPr>
        <w:t>first clutch</w:t>
      </w:r>
      <w:r w:rsidR="00512B6D" w:rsidRPr="00B8358E">
        <w:rPr>
          <w:rFonts w:ascii="Times New Roman" w:hAnsi="Times New Roman"/>
          <w:sz w:val="24"/>
          <w:szCs w:val="24"/>
        </w:rPr>
        <w:t xml:space="preserve"> </w:t>
      </w:r>
      <w:r w:rsidRPr="00B8358E">
        <w:rPr>
          <w:rFonts w:ascii="Times New Roman" w:hAnsi="Times New Roman"/>
          <w:sz w:val="24"/>
          <w:szCs w:val="24"/>
        </w:rPr>
        <w:t xml:space="preserve">in year </w:t>
      </w:r>
      <w:r w:rsidRPr="00B8358E">
        <w:rPr>
          <w:rFonts w:ascii="Times New Roman" w:hAnsi="Times New Roman"/>
          <w:i/>
          <w:sz w:val="24"/>
          <w:szCs w:val="24"/>
        </w:rPr>
        <w:t>t+1</w:t>
      </w:r>
      <w:r w:rsidRPr="00B8358E">
        <w:rPr>
          <w:rFonts w:ascii="Times New Roman" w:hAnsi="Times New Roman"/>
          <w:sz w:val="24"/>
          <w:szCs w:val="24"/>
        </w:rPr>
        <w:t xml:space="preserve"> </w:t>
      </w:r>
      <w:r>
        <w:rPr>
          <w:rFonts w:ascii="Times New Roman" w:hAnsi="Times New Roman"/>
          <w:sz w:val="24"/>
          <w:szCs w:val="24"/>
        </w:rPr>
        <w:t>and</w:t>
      </w:r>
      <w:r>
        <w:rPr>
          <w:rFonts w:ascii="Times New Roman" w:hAnsi="Times New Roman"/>
          <w:i/>
          <w:sz w:val="24"/>
          <w:szCs w:val="24"/>
        </w:rPr>
        <w:t xml:space="preserve"> </w:t>
      </w:r>
      <w:r w:rsidRPr="00B8358E">
        <w:rPr>
          <w:rFonts w:ascii="Times New Roman" w:hAnsi="Times New Roman"/>
          <w:sz w:val="24"/>
          <w:szCs w:val="24"/>
        </w:rPr>
        <w:t xml:space="preserve">will not contribute to the </w:t>
      </w:r>
      <w:r>
        <w:rPr>
          <w:rFonts w:ascii="Times New Roman" w:hAnsi="Times New Roman"/>
          <w:sz w:val="24"/>
          <w:szCs w:val="24"/>
        </w:rPr>
        <w:t xml:space="preserve">hypothesized </w:t>
      </w:r>
      <w:r w:rsidRPr="00B8358E">
        <w:rPr>
          <w:rFonts w:ascii="Times New Roman" w:hAnsi="Times New Roman"/>
          <w:sz w:val="24"/>
          <w:szCs w:val="24"/>
        </w:rPr>
        <w:t>age 3 juvenile pseudocohort in year</w:t>
      </w:r>
      <w:r w:rsidRPr="00B8358E">
        <w:rPr>
          <w:rFonts w:ascii="Times New Roman" w:hAnsi="Times New Roman"/>
          <w:i/>
          <w:sz w:val="24"/>
          <w:szCs w:val="24"/>
        </w:rPr>
        <w:t xml:space="preserve"> t+3</w:t>
      </w:r>
      <w:r w:rsidRPr="00B8358E">
        <w:rPr>
          <w:rFonts w:ascii="Times New Roman" w:hAnsi="Times New Roman"/>
          <w:sz w:val="24"/>
          <w:szCs w:val="24"/>
        </w:rPr>
        <w:t xml:space="preserve"> used as </w:t>
      </w:r>
      <w:r>
        <w:rPr>
          <w:rFonts w:ascii="Times New Roman" w:hAnsi="Times New Roman"/>
          <w:sz w:val="24"/>
          <w:szCs w:val="24"/>
        </w:rPr>
        <w:t xml:space="preserve">the </w:t>
      </w:r>
      <w:r w:rsidRPr="00B8358E">
        <w:rPr>
          <w:rFonts w:ascii="Times New Roman" w:hAnsi="Times New Roman"/>
          <w:sz w:val="24"/>
          <w:szCs w:val="24"/>
        </w:rPr>
        <w:t xml:space="preserve">response variable in </w:t>
      </w:r>
      <w:r>
        <w:rPr>
          <w:rFonts w:ascii="Times New Roman" w:hAnsi="Times New Roman"/>
          <w:sz w:val="24"/>
          <w:szCs w:val="24"/>
        </w:rPr>
        <w:t>our</w:t>
      </w:r>
      <w:r w:rsidRPr="00B8358E">
        <w:rPr>
          <w:rFonts w:ascii="Times New Roman" w:hAnsi="Times New Roman"/>
          <w:sz w:val="24"/>
          <w:szCs w:val="24"/>
        </w:rPr>
        <w:t xml:space="preserve"> </w:t>
      </w:r>
      <w:r w:rsidR="003B4A7D">
        <w:rPr>
          <w:rFonts w:ascii="Times New Roman" w:hAnsi="Times New Roman"/>
          <w:sz w:val="24"/>
          <w:szCs w:val="24"/>
        </w:rPr>
        <w:t>spawner-recruit</w:t>
      </w:r>
      <w:r>
        <w:rPr>
          <w:rFonts w:ascii="Times New Roman" w:hAnsi="Times New Roman"/>
          <w:sz w:val="24"/>
          <w:szCs w:val="24"/>
        </w:rPr>
        <w:t xml:space="preserve"> </w:t>
      </w:r>
      <w:r w:rsidRPr="00B8358E">
        <w:rPr>
          <w:rFonts w:ascii="Times New Roman" w:hAnsi="Times New Roman"/>
          <w:sz w:val="24"/>
          <w:szCs w:val="24"/>
        </w:rPr>
        <w:t>analyses</w:t>
      </w:r>
      <w:r w:rsidR="00512B6D">
        <w:rPr>
          <w:rFonts w:ascii="Times New Roman" w:hAnsi="Times New Roman"/>
          <w:sz w:val="24"/>
          <w:szCs w:val="24"/>
        </w:rPr>
        <w:t xml:space="preserve">, which by definition hatched in year </w:t>
      </w:r>
      <w:r w:rsidR="00512B6D" w:rsidRPr="00512B6D">
        <w:rPr>
          <w:rFonts w:ascii="Times New Roman" w:hAnsi="Times New Roman"/>
          <w:i/>
          <w:sz w:val="24"/>
          <w:szCs w:val="24"/>
        </w:rPr>
        <w:t>t</w:t>
      </w:r>
      <w:r w:rsidRPr="00B8358E">
        <w:rPr>
          <w:rFonts w:ascii="Times New Roman" w:hAnsi="Times New Roman"/>
          <w:sz w:val="24"/>
          <w:szCs w:val="24"/>
        </w:rPr>
        <w:t>.</w:t>
      </w:r>
      <w:r>
        <w:rPr>
          <w:rFonts w:ascii="Times New Roman" w:hAnsi="Times New Roman"/>
          <w:sz w:val="24"/>
          <w:szCs w:val="24"/>
        </w:rPr>
        <w:t xml:space="preserve"> </w:t>
      </w:r>
      <w:r w:rsidR="00696ABE">
        <w:rPr>
          <w:rFonts w:ascii="Times New Roman" w:hAnsi="Times New Roman"/>
          <w:sz w:val="24"/>
          <w:szCs w:val="24"/>
        </w:rPr>
        <w:t xml:space="preserve">This </w:t>
      </w:r>
      <w:del w:id="165" w:author="Mike.Litzow" w:date="2024-04-06T16:17:00Z">
        <w:r w:rsidR="00696ABE" w:rsidDel="003627FD">
          <w:rPr>
            <w:rFonts w:ascii="Times New Roman" w:hAnsi="Times New Roman"/>
            <w:sz w:val="24"/>
            <w:szCs w:val="24"/>
          </w:rPr>
          <w:delText>lag</w:delText>
        </w:r>
        <w:r w:rsidR="00C23A0A" w:rsidDel="003627FD">
          <w:rPr>
            <w:rFonts w:ascii="Times New Roman" w:hAnsi="Times New Roman"/>
            <w:sz w:val="24"/>
            <w:szCs w:val="24"/>
          </w:rPr>
          <w:delText xml:space="preserve"> differential</w:delText>
        </w:r>
      </w:del>
      <w:ins w:id="166" w:author="Mike.Litzow" w:date="2024-04-06T16:17:00Z">
        <w:r w:rsidR="003627FD">
          <w:rPr>
            <w:rFonts w:ascii="Times New Roman" w:hAnsi="Times New Roman"/>
            <w:sz w:val="24"/>
            <w:szCs w:val="24"/>
          </w:rPr>
          <w:t>difference in the timing of reproduction</w:t>
        </w:r>
      </w:ins>
      <w:r w:rsidR="00696ABE">
        <w:rPr>
          <w:rFonts w:ascii="Times New Roman" w:hAnsi="Times New Roman"/>
          <w:sz w:val="24"/>
          <w:szCs w:val="24"/>
        </w:rPr>
        <w:t xml:space="preserve"> complicates </w:t>
      </w:r>
      <w:ins w:id="167" w:author="Mike.Litzow" w:date="2024-04-06T16:16:00Z">
        <w:r w:rsidR="003627FD">
          <w:rPr>
            <w:rFonts w:ascii="Times New Roman" w:hAnsi="Times New Roman"/>
            <w:sz w:val="24"/>
            <w:szCs w:val="24"/>
          </w:rPr>
          <w:t xml:space="preserve">the </w:t>
        </w:r>
      </w:ins>
      <w:r w:rsidR="00696ABE">
        <w:rPr>
          <w:rFonts w:ascii="Times New Roman" w:hAnsi="Times New Roman"/>
          <w:sz w:val="24"/>
          <w:szCs w:val="24"/>
        </w:rPr>
        <w:t xml:space="preserve">use of </w:t>
      </w:r>
      <w:del w:id="168" w:author="Mike.Litzow" w:date="2024-04-06T16:16:00Z">
        <w:r w:rsidR="00696ABE" w:rsidDel="003627FD">
          <w:rPr>
            <w:rFonts w:ascii="Times New Roman" w:hAnsi="Times New Roman"/>
            <w:sz w:val="24"/>
            <w:szCs w:val="24"/>
          </w:rPr>
          <w:delText xml:space="preserve">SC2 </w:delText>
        </w:r>
      </w:del>
      <w:ins w:id="169" w:author="Mike.Litzow" w:date="2024-04-06T16:16:00Z">
        <w:r w:rsidR="003627FD">
          <w:rPr>
            <w:rFonts w:ascii="Times New Roman" w:hAnsi="Times New Roman"/>
            <w:sz w:val="24"/>
            <w:szCs w:val="24"/>
          </w:rPr>
          <w:t xml:space="preserve">shell condition </w:t>
        </w:r>
      </w:ins>
      <w:ins w:id="170" w:author="Jon.Richar" w:date="2024-07-26T13:54:00Z">
        <w:r w:rsidR="00457437">
          <w:rPr>
            <w:rFonts w:ascii="Times New Roman" w:hAnsi="Times New Roman"/>
            <w:sz w:val="24"/>
            <w:szCs w:val="24"/>
          </w:rPr>
          <w:t xml:space="preserve">2 </w:t>
        </w:r>
      </w:ins>
      <w:r w:rsidR="00696ABE">
        <w:rPr>
          <w:rFonts w:ascii="Times New Roman" w:hAnsi="Times New Roman"/>
          <w:sz w:val="24"/>
          <w:szCs w:val="24"/>
        </w:rPr>
        <w:t xml:space="preserve">females in </w:t>
      </w:r>
      <w:del w:id="171" w:author="Mike.Litzow" w:date="2024-04-06T16:16:00Z">
        <w:r w:rsidR="00696ABE" w:rsidDel="003627FD">
          <w:rPr>
            <w:rFonts w:ascii="Times New Roman" w:hAnsi="Times New Roman"/>
            <w:sz w:val="24"/>
            <w:szCs w:val="24"/>
          </w:rPr>
          <w:delText xml:space="preserve">SR </w:delText>
        </w:r>
      </w:del>
      <w:ins w:id="172" w:author="Mike.Litzow" w:date="2024-04-06T16:16:00Z">
        <w:r w:rsidR="003627FD">
          <w:rPr>
            <w:rFonts w:ascii="Times New Roman" w:hAnsi="Times New Roman"/>
            <w:sz w:val="24"/>
            <w:szCs w:val="24"/>
          </w:rPr>
          <w:t xml:space="preserve">spawner-recruit </w:t>
        </w:r>
      </w:ins>
      <w:del w:id="173" w:author="Mike.Litzow" w:date="2024-04-06T16:16:00Z">
        <w:r w:rsidR="00696ABE" w:rsidDel="003627FD">
          <w:rPr>
            <w:rFonts w:ascii="Times New Roman" w:hAnsi="Times New Roman"/>
            <w:sz w:val="24"/>
            <w:szCs w:val="24"/>
          </w:rPr>
          <w:delText>modeling</w:delText>
        </w:r>
      </w:del>
      <w:ins w:id="174" w:author="Mike.Litzow" w:date="2024-04-06T16:16:00Z">
        <w:r w:rsidR="003627FD">
          <w:rPr>
            <w:rFonts w:ascii="Times New Roman" w:hAnsi="Times New Roman"/>
            <w:sz w:val="24"/>
            <w:szCs w:val="24"/>
          </w:rPr>
          <w:t>models</w:t>
        </w:r>
      </w:ins>
      <w:ins w:id="175" w:author="Jon.Richar" w:date="2024-09-16T16:16:00Z">
        <w:r w:rsidR="00821D3E">
          <w:rPr>
            <w:rFonts w:ascii="Times New Roman" w:hAnsi="Times New Roman"/>
            <w:sz w:val="24"/>
            <w:szCs w:val="24"/>
          </w:rPr>
          <w:t>;</w:t>
        </w:r>
      </w:ins>
      <w:del w:id="176" w:author="Mike.Litzow" w:date="2024-04-06T16:18:00Z">
        <w:r w:rsidR="00696ABE" w:rsidDel="003627FD">
          <w:rPr>
            <w:rFonts w:ascii="Times New Roman" w:hAnsi="Times New Roman"/>
            <w:sz w:val="24"/>
            <w:szCs w:val="24"/>
          </w:rPr>
          <w:delText xml:space="preserve">, as the extended lag increases the possibility of </w:delText>
        </w:r>
        <w:r w:rsidR="00696ABE" w:rsidDel="003627FD">
          <w:rPr>
            <w:rFonts w:ascii="Times New Roman" w:hAnsi="Times New Roman"/>
            <w:sz w:val="24"/>
            <w:szCs w:val="24"/>
          </w:rPr>
          <w:lastRenderedPageBreak/>
          <w:delText>confounding of effect, for example through female mortality events</w:delText>
        </w:r>
        <w:r w:rsidR="00C23A0A" w:rsidDel="003627FD">
          <w:rPr>
            <w:rFonts w:ascii="Times New Roman" w:hAnsi="Times New Roman"/>
            <w:sz w:val="24"/>
            <w:szCs w:val="24"/>
          </w:rPr>
          <w:delText>,</w:delText>
        </w:r>
        <w:r w:rsidR="00696ABE" w:rsidDel="003627FD">
          <w:rPr>
            <w:rFonts w:ascii="Times New Roman" w:hAnsi="Times New Roman"/>
            <w:sz w:val="24"/>
            <w:szCs w:val="24"/>
          </w:rPr>
          <w:delText xml:space="preserve"> when these crab are considered in isolation.</w:delText>
        </w:r>
      </w:del>
      <w:ins w:id="177" w:author="Jon.Richar" w:date="2024-09-16T16:16:00Z">
        <w:r w:rsidR="00821D3E">
          <w:rPr>
            <w:rFonts w:ascii="Times New Roman" w:hAnsi="Times New Roman"/>
            <w:sz w:val="24"/>
            <w:szCs w:val="24"/>
          </w:rPr>
          <w:t>i</w:t>
        </w:r>
      </w:ins>
      <w:del w:id="178" w:author="Jon.Richar" w:date="2024-09-16T16:16:00Z">
        <w:r w:rsidR="00696ABE" w:rsidDel="00821D3E">
          <w:rPr>
            <w:rFonts w:ascii="Times New Roman" w:hAnsi="Times New Roman"/>
            <w:sz w:val="24"/>
            <w:szCs w:val="24"/>
          </w:rPr>
          <w:delText xml:space="preserve"> I</w:delText>
        </w:r>
      </w:del>
      <w:r w:rsidR="00696ABE">
        <w:rPr>
          <w:rFonts w:ascii="Times New Roman" w:hAnsi="Times New Roman"/>
          <w:sz w:val="24"/>
          <w:szCs w:val="24"/>
        </w:rPr>
        <w:t xml:space="preserve">f </w:t>
      </w:r>
      <w:ins w:id="179" w:author="Mike.Litzow" w:date="2024-04-06T16:23:00Z">
        <w:r w:rsidR="003627FD">
          <w:rPr>
            <w:rFonts w:ascii="Times New Roman" w:hAnsi="Times New Roman"/>
            <w:sz w:val="24"/>
            <w:szCs w:val="24"/>
          </w:rPr>
          <w:t xml:space="preserve">shell condition 2 crab were </w:t>
        </w:r>
      </w:ins>
      <w:r w:rsidR="00696ABE">
        <w:rPr>
          <w:rFonts w:ascii="Times New Roman" w:hAnsi="Times New Roman"/>
          <w:sz w:val="24"/>
          <w:szCs w:val="24"/>
        </w:rPr>
        <w:t>considered in co</w:t>
      </w:r>
      <w:r w:rsidR="00C23A0A">
        <w:rPr>
          <w:rFonts w:ascii="Times New Roman" w:hAnsi="Times New Roman"/>
          <w:sz w:val="24"/>
          <w:szCs w:val="24"/>
        </w:rPr>
        <w:t>mbination</w:t>
      </w:r>
      <w:r w:rsidR="00696ABE">
        <w:rPr>
          <w:rFonts w:ascii="Times New Roman" w:hAnsi="Times New Roman"/>
          <w:sz w:val="24"/>
          <w:szCs w:val="24"/>
        </w:rPr>
        <w:t xml:space="preserve"> with old</w:t>
      </w:r>
      <w:r w:rsidR="00762E09">
        <w:rPr>
          <w:rFonts w:ascii="Times New Roman" w:hAnsi="Times New Roman"/>
          <w:sz w:val="24"/>
          <w:szCs w:val="24"/>
        </w:rPr>
        <w:t>er</w:t>
      </w:r>
      <w:r w:rsidR="00696ABE">
        <w:rPr>
          <w:rFonts w:ascii="Times New Roman" w:hAnsi="Times New Roman"/>
          <w:sz w:val="24"/>
          <w:szCs w:val="24"/>
        </w:rPr>
        <w:t xml:space="preserve"> shell crab</w:t>
      </w:r>
      <w:ins w:id="180" w:author="Mike.Litzow" w:date="2024-04-06T16:22:00Z">
        <w:r w:rsidR="003627FD">
          <w:rPr>
            <w:rFonts w:ascii="Times New Roman" w:hAnsi="Times New Roman"/>
            <w:sz w:val="24"/>
            <w:szCs w:val="24"/>
          </w:rPr>
          <w:t xml:space="preserve"> in a single model, </w:t>
        </w:r>
        <w:del w:id="181" w:author="Jon.Richar" w:date="2024-09-16T16:17:00Z">
          <w:r w:rsidR="003627FD" w:rsidDel="00821D3E">
            <w:rPr>
              <w:rFonts w:ascii="Times New Roman" w:hAnsi="Times New Roman"/>
              <w:sz w:val="24"/>
              <w:szCs w:val="24"/>
            </w:rPr>
            <w:delText>there is a danger</w:delText>
          </w:r>
        </w:del>
      </w:ins>
      <w:ins w:id="182" w:author="Jon.Richar" w:date="2024-09-16T16:17:00Z">
        <w:r w:rsidR="00821D3E">
          <w:rPr>
            <w:rFonts w:ascii="Times New Roman" w:hAnsi="Times New Roman"/>
            <w:sz w:val="24"/>
            <w:szCs w:val="24"/>
          </w:rPr>
          <w:t>it is likely</w:t>
        </w:r>
      </w:ins>
      <w:ins w:id="183" w:author="Mike.Litzow" w:date="2024-04-06T16:22:00Z">
        <w:r w:rsidR="003627FD">
          <w:rPr>
            <w:rFonts w:ascii="Times New Roman" w:hAnsi="Times New Roman"/>
            <w:sz w:val="24"/>
            <w:szCs w:val="24"/>
          </w:rPr>
          <w:t xml:space="preserve"> that</w:t>
        </w:r>
      </w:ins>
      <w:ins w:id="184" w:author="Jon.Richar" w:date="2024-09-16T16:17:00Z">
        <w:r w:rsidR="00821D3E">
          <w:rPr>
            <w:rFonts w:ascii="Times New Roman" w:hAnsi="Times New Roman"/>
            <w:sz w:val="24"/>
            <w:szCs w:val="24"/>
          </w:rPr>
          <w:t xml:space="preserve"> </w:t>
        </w:r>
      </w:ins>
      <w:del w:id="185" w:author="Mike.Litzow" w:date="2024-04-06T16:22:00Z">
        <w:r w:rsidR="00696ABE" w:rsidDel="003627FD">
          <w:rPr>
            <w:rFonts w:ascii="Times New Roman" w:hAnsi="Times New Roman"/>
            <w:sz w:val="24"/>
            <w:szCs w:val="24"/>
          </w:rPr>
          <w:delText xml:space="preserve">, </w:delText>
        </w:r>
        <w:r w:rsidR="006631D9" w:rsidDel="003627FD">
          <w:rPr>
            <w:rFonts w:ascii="Times New Roman" w:hAnsi="Times New Roman"/>
            <w:sz w:val="24"/>
            <w:szCs w:val="24"/>
          </w:rPr>
          <w:delText xml:space="preserve">via an extended SC2-specific lag, </w:delText>
        </w:r>
      </w:del>
      <w:r w:rsidR="006631D9">
        <w:rPr>
          <w:rFonts w:ascii="Times New Roman" w:hAnsi="Times New Roman"/>
          <w:sz w:val="24"/>
          <w:szCs w:val="24"/>
        </w:rPr>
        <w:t>many</w:t>
      </w:r>
      <w:r w:rsidR="00696ABE">
        <w:rPr>
          <w:rFonts w:ascii="Times New Roman" w:hAnsi="Times New Roman"/>
          <w:sz w:val="24"/>
          <w:szCs w:val="24"/>
        </w:rPr>
        <w:t xml:space="preserve"> female crab </w:t>
      </w:r>
      <w:r w:rsidR="006631D9">
        <w:rPr>
          <w:rFonts w:ascii="Times New Roman" w:hAnsi="Times New Roman"/>
          <w:sz w:val="24"/>
          <w:szCs w:val="24"/>
        </w:rPr>
        <w:t xml:space="preserve">would be </w:t>
      </w:r>
      <w:r w:rsidR="00696ABE">
        <w:rPr>
          <w:rFonts w:ascii="Times New Roman" w:hAnsi="Times New Roman"/>
          <w:sz w:val="24"/>
          <w:szCs w:val="24"/>
        </w:rPr>
        <w:t>included twice</w:t>
      </w:r>
      <w:ins w:id="186" w:author="Mike.Litzow" w:date="2024-04-06T16:22:00Z">
        <w:r w:rsidR="003627FD">
          <w:rPr>
            <w:rFonts w:ascii="Times New Roman" w:hAnsi="Times New Roman"/>
            <w:sz w:val="24"/>
            <w:szCs w:val="24"/>
          </w:rPr>
          <w:t xml:space="preserve"> as contributors towards a single pseudocohort</w:t>
        </w:r>
      </w:ins>
      <w:r w:rsidR="00696ABE">
        <w:rPr>
          <w:rFonts w:ascii="Times New Roman" w:hAnsi="Times New Roman"/>
          <w:sz w:val="24"/>
          <w:szCs w:val="24"/>
        </w:rPr>
        <w:t xml:space="preserve">: </w:t>
      </w:r>
      <w:commentRangeStart w:id="187"/>
      <w:commentRangeStart w:id="188"/>
      <w:commentRangeStart w:id="189"/>
      <w:commentRangeStart w:id="190"/>
      <w:r w:rsidR="00696ABE">
        <w:rPr>
          <w:rFonts w:ascii="Times New Roman" w:hAnsi="Times New Roman"/>
          <w:sz w:val="24"/>
          <w:szCs w:val="24"/>
        </w:rPr>
        <w:t xml:space="preserve">once as </w:t>
      </w:r>
      <w:del w:id="191" w:author="Mike.Litzow" w:date="2024-04-06T16:23:00Z">
        <w:r w:rsidR="00696ABE" w:rsidDel="003627FD">
          <w:rPr>
            <w:rFonts w:ascii="Times New Roman" w:hAnsi="Times New Roman"/>
            <w:sz w:val="24"/>
            <w:szCs w:val="24"/>
          </w:rPr>
          <w:delText xml:space="preserve">an </w:delText>
        </w:r>
      </w:del>
      <w:del w:id="192" w:author="Mike.Litzow" w:date="2024-04-06T16:22:00Z">
        <w:r w:rsidR="00696ABE" w:rsidDel="003627FD">
          <w:rPr>
            <w:rFonts w:ascii="Times New Roman" w:hAnsi="Times New Roman"/>
            <w:sz w:val="24"/>
            <w:szCs w:val="24"/>
          </w:rPr>
          <w:delText xml:space="preserve">SC2 </w:delText>
        </w:r>
      </w:del>
      <w:ins w:id="193" w:author="Mike.Litzow" w:date="2024-04-06T16:22:00Z">
        <w:r w:rsidR="003627FD">
          <w:rPr>
            <w:rFonts w:ascii="Times New Roman" w:hAnsi="Times New Roman"/>
            <w:sz w:val="24"/>
            <w:szCs w:val="24"/>
          </w:rPr>
          <w:t>shell c</w:t>
        </w:r>
      </w:ins>
      <w:ins w:id="194" w:author="Mike.Litzow" w:date="2024-04-06T16:23:00Z">
        <w:r w:rsidR="003627FD">
          <w:rPr>
            <w:rFonts w:ascii="Times New Roman" w:hAnsi="Times New Roman"/>
            <w:sz w:val="24"/>
            <w:szCs w:val="24"/>
          </w:rPr>
          <w:t xml:space="preserve">ondition </w:t>
        </w:r>
      </w:ins>
      <w:ins w:id="195" w:author="Mike.Litzow" w:date="2024-04-06T16:24:00Z">
        <w:r w:rsidR="003627FD">
          <w:rPr>
            <w:rFonts w:ascii="Times New Roman" w:hAnsi="Times New Roman"/>
            <w:sz w:val="24"/>
            <w:szCs w:val="24"/>
          </w:rPr>
          <w:t>2</w:t>
        </w:r>
      </w:ins>
      <w:ins w:id="196" w:author="Mike.Litzow" w:date="2024-04-06T16:22:00Z">
        <w:r w:rsidR="003627FD">
          <w:rPr>
            <w:rFonts w:ascii="Times New Roman" w:hAnsi="Times New Roman"/>
            <w:sz w:val="24"/>
            <w:szCs w:val="24"/>
          </w:rPr>
          <w:t xml:space="preserve"> </w:t>
        </w:r>
      </w:ins>
      <w:r w:rsidR="00696ABE">
        <w:rPr>
          <w:rFonts w:ascii="Times New Roman" w:hAnsi="Times New Roman"/>
          <w:sz w:val="24"/>
          <w:szCs w:val="24"/>
        </w:rPr>
        <w:t>crab</w:t>
      </w:r>
      <w:ins w:id="197" w:author="Mike.Litzow" w:date="2024-04-06T16:24:00Z">
        <w:r w:rsidR="0007103E">
          <w:rPr>
            <w:rFonts w:ascii="Times New Roman" w:hAnsi="Times New Roman"/>
            <w:sz w:val="24"/>
            <w:szCs w:val="24"/>
          </w:rPr>
          <w:t xml:space="preserve"> </w:t>
        </w:r>
      </w:ins>
      <w:ins w:id="198" w:author="Jon.Richar" w:date="2024-09-16T16:19:00Z">
        <w:r w:rsidR="00821D3E">
          <w:rPr>
            <w:rFonts w:ascii="Times New Roman" w:hAnsi="Times New Roman"/>
            <w:sz w:val="24"/>
            <w:szCs w:val="24"/>
          </w:rPr>
          <w:t xml:space="preserve">sampled in year </w:t>
        </w:r>
        <w:r w:rsidR="00821D3E" w:rsidRPr="00821D3E">
          <w:rPr>
            <w:rFonts w:ascii="Times New Roman" w:hAnsi="Times New Roman"/>
            <w:i/>
            <w:sz w:val="24"/>
            <w:szCs w:val="24"/>
            <w:rPrChange w:id="199" w:author="Jon.Richar" w:date="2024-09-16T16:19:00Z">
              <w:rPr>
                <w:rFonts w:ascii="Times New Roman" w:hAnsi="Times New Roman"/>
                <w:sz w:val="24"/>
                <w:szCs w:val="24"/>
              </w:rPr>
            </w:rPrChange>
          </w:rPr>
          <w:t>t</w:t>
        </w:r>
      </w:ins>
      <w:ins w:id="200" w:author="Jon.Richar" w:date="2024-09-16T16:21:00Z">
        <w:r w:rsidR="00821D3E">
          <w:rPr>
            <w:rFonts w:ascii="Times New Roman" w:hAnsi="Times New Roman"/>
            <w:i/>
            <w:sz w:val="24"/>
            <w:szCs w:val="24"/>
          </w:rPr>
          <w:t>-1</w:t>
        </w:r>
      </w:ins>
      <w:ins w:id="201" w:author="Jon.Richar" w:date="2024-09-16T16:19:00Z">
        <w:r w:rsidR="00821D3E">
          <w:rPr>
            <w:rFonts w:ascii="Times New Roman" w:hAnsi="Times New Roman"/>
            <w:sz w:val="24"/>
            <w:szCs w:val="24"/>
          </w:rPr>
          <w:t xml:space="preserve"> and </w:t>
        </w:r>
      </w:ins>
      <w:ins w:id="202" w:author="Mike.Litzow" w:date="2024-04-06T16:24:00Z">
        <w:r w:rsidR="0007103E">
          <w:rPr>
            <w:rFonts w:ascii="Times New Roman" w:hAnsi="Times New Roman"/>
            <w:sz w:val="24"/>
            <w:szCs w:val="24"/>
          </w:rPr>
          <w:t xml:space="preserve">hatching eggs in year </w:t>
        </w:r>
        <w:r w:rsidR="0007103E">
          <w:rPr>
            <w:rFonts w:ascii="Times New Roman" w:hAnsi="Times New Roman"/>
            <w:i/>
            <w:sz w:val="24"/>
            <w:szCs w:val="24"/>
          </w:rPr>
          <w:t>t</w:t>
        </w:r>
      </w:ins>
      <w:r w:rsidR="00696ABE">
        <w:rPr>
          <w:rFonts w:ascii="Times New Roman" w:hAnsi="Times New Roman"/>
          <w:sz w:val="24"/>
          <w:szCs w:val="24"/>
        </w:rPr>
        <w:t xml:space="preserve">, and again as </w:t>
      </w:r>
      <w:del w:id="203" w:author="Mike.Litzow" w:date="2024-04-06T16:24:00Z">
        <w:r w:rsidR="00696ABE" w:rsidDel="0007103E">
          <w:rPr>
            <w:rFonts w:ascii="Times New Roman" w:hAnsi="Times New Roman"/>
            <w:sz w:val="24"/>
            <w:szCs w:val="24"/>
          </w:rPr>
          <w:delText>an SC3</w:delText>
        </w:r>
      </w:del>
      <w:ins w:id="204" w:author="Mike.Litzow" w:date="2024-04-06T16:24:00Z">
        <w:r w:rsidR="0007103E">
          <w:rPr>
            <w:rFonts w:ascii="Times New Roman" w:hAnsi="Times New Roman"/>
            <w:sz w:val="24"/>
            <w:szCs w:val="24"/>
          </w:rPr>
          <w:t xml:space="preserve">shell condition </w:t>
        </w:r>
        <w:del w:id="205" w:author="Jon.Richar" w:date="2024-07-26T13:55:00Z">
          <w:r w:rsidR="0007103E" w:rsidDel="00457437">
            <w:rPr>
              <w:rFonts w:ascii="Times New Roman" w:hAnsi="Times New Roman"/>
              <w:sz w:val="24"/>
              <w:szCs w:val="24"/>
            </w:rPr>
            <w:delText>2</w:delText>
          </w:r>
        </w:del>
      </w:ins>
      <w:ins w:id="206" w:author="Jon.Richar" w:date="2024-07-26T13:55:00Z">
        <w:r w:rsidR="00457437">
          <w:rPr>
            <w:rFonts w:ascii="Times New Roman" w:hAnsi="Times New Roman"/>
            <w:sz w:val="24"/>
            <w:szCs w:val="24"/>
          </w:rPr>
          <w:t xml:space="preserve">3 </w:t>
        </w:r>
      </w:ins>
      <w:ins w:id="207" w:author="Mike.Litzow" w:date="2024-04-06T16:24:00Z">
        <w:del w:id="208" w:author="Jon.Richar" w:date="2024-09-16T16:20:00Z">
          <w:r w:rsidR="0007103E" w:rsidDel="00821D3E">
            <w:rPr>
              <w:rFonts w:ascii="Times New Roman" w:hAnsi="Times New Roman"/>
              <w:sz w:val="24"/>
              <w:szCs w:val="24"/>
            </w:rPr>
            <w:delText xml:space="preserve"> </w:delText>
          </w:r>
        </w:del>
        <w:r w:rsidR="0007103E">
          <w:rPr>
            <w:rFonts w:ascii="Times New Roman" w:hAnsi="Times New Roman"/>
            <w:sz w:val="24"/>
            <w:szCs w:val="24"/>
          </w:rPr>
          <w:t>crab</w:t>
        </w:r>
      </w:ins>
      <w:ins w:id="209" w:author="Jon.Richar" w:date="2024-09-16T16:20:00Z">
        <w:r w:rsidR="00821D3E">
          <w:rPr>
            <w:rFonts w:ascii="Times New Roman" w:hAnsi="Times New Roman"/>
            <w:sz w:val="24"/>
            <w:szCs w:val="24"/>
          </w:rPr>
          <w:t xml:space="preserve"> sampled and</w:t>
        </w:r>
      </w:ins>
      <w:ins w:id="210" w:author="Mike.Litzow" w:date="2024-04-06T16:24:00Z">
        <w:r w:rsidR="0007103E">
          <w:rPr>
            <w:rFonts w:ascii="Times New Roman" w:hAnsi="Times New Roman"/>
            <w:sz w:val="24"/>
            <w:szCs w:val="24"/>
          </w:rPr>
          <w:t xml:space="preserve"> hatching eggs in year </w:t>
        </w:r>
        <w:r w:rsidR="0007103E">
          <w:rPr>
            <w:rFonts w:ascii="Times New Roman" w:hAnsi="Times New Roman"/>
            <w:i/>
            <w:sz w:val="24"/>
            <w:szCs w:val="24"/>
          </w:rPr>
          <w:t>t</w:t>
        </w:r>
        <w:del w:id="211" w:author="Jon.Richar" w:date="2024-09-16T16:21:00Z">
          <w:r w:rsidR="0007103E" w:rsidDel="00821D3E">
            <w:rPr>
              <w:rFonts w:ascii="Times New Roman" w:hAnsi="Times New Roman"/>
              <w:i/>
              <w:sz w:val="24"/>
              <w:szCs w:val="24"/>
            </w:rPr>
            <w:delText>+</w:delText>
          </w:r>
          <w:r w:rsidR="0007103E" w:rsidDel="00821D3E">
            <w:rPr>
              <w:rFonts w:ascii="Times New Roman" w:hAnsi="Times New Roman"/>
              <w:sz w:val="24"/>
              <w:szCs w:val="24"/>
            </w:rPr>
            <w:delText>1</w:delText>
          </w:r>
        </w:del>
      </w:ins>
      <w:r w:rsidR="00696ABE">
        <w:rPr>
          <w:rFonts w:ascii="Times New Roman" w:hAnsi="Times New Roman"/>
          <w:sz w:val="24"/>
          <w:szCs w:val="24"/>
        </w:rPr>
        <w:t xml:space="preserve">. </w:t>
      </w:r>
      <w:commentRangeEnd w:id="187"/>
      <w:r w:rsidR="0007103E">
        <w:rPr>
          <w:rStyle w:val="CommentReference"/>
        </w:rPr>
        <w:commentReference w:id="187"/>
      </w:r>
      <w:commentRangeEnd w:id="188"/>
      <w:r w:rsidR="00457437">
        <w:rPr>
          <w:rStyle w:val="CommentReference"/>
        </w:rPr>
        <w:commentReference w:id="188"/>
      </w:r>
      <w:commentRangeEnd w:id="189"/>
      <w:r w:rsidR="00457437">
        <w:rPr>
          <w:rStyle w:val="CommentReference"/>
        </w:rPr>
        <w:commentReference w:id="189"/>
      </w:r>
      <w:commentRangeEnd w:id="190"/>
      <w:r w:rsidR="00DF6D2C">
        <w:rPr>
          <w:rStyle w:val="CommentReference"/>
        </w:rPr>
        <w:commentReference w:id="190"/>
      </w:r>
      <w:del w:id="212" w:author="Mike.Litzow" w:date="2024-04-06T16:25:00Z">
        <w:r w:rsidR="00EE12C0" w:rsidDel="0007103E">
          <w:rPr>
            <w:rFonts w:ascii="Times New Roman" w:hAnsi="Times New Roman"/>
            <w:sz w:val="24"/>
            <w:szCs w:val="24"/>
          </w:rPr>
          <w:delText>While this might be resolved by lagging for release the year</w:delText>
        </w:r>
        <w:r w:rsidR="00C23A0A" w:rsidDel="0007103E">
          <w:rPr>
            <w:rFonts w:ascii="Times New Roman" w:hAnsi="Times New Roman"/>
            <w:sz w:val="24"/>
            <w:szCs w:val="24"/>
          </w:rPr>
          <w:delText xml:space="preserve"> after sampling</w:delText>
        </w:r>
        <w:r w:rsidR="00EE12C0" w:rsidDel="0007103E">
          <w:rPr>
            <w:rFonts w:ascii="Times New Roman" w:hAnsi="Times New Roman"/>
            <w:sz w:val="24"/>
            <w:szCs w:val="24"/>
          </w:rPr>
          <w:delText xml:space="preserve"> (</w:delText>
        </w:r>
        <w:r w:rsidR="00EE12C0" w:rsidRPr="007B5605" w:rsidDel="0007103E">
          <w:rPr>
            <w:rFonts w:ascii="Times New Roman" w:hAnsi="Times New Roman"/>
            <w:i/>
            <w:sz w:val="24"/>
            <w:szCs w:val="24"/>
          </w:rPr>
          <w:delText>t+1</w:delText>
        </w:r>
        <w:r w:rsidR="00EE12C0" w:rsidDel="0007103E">
          <w:rPr>
            <w:rFonts w:ascii="Times New Roman" w:hAnsi="Times New Roman"/>
            <w:sz w:val="24"/>
            <w:szCs w:val="24"/>
          </w:rPr>
          <w:delText>)</w:delText>
        </w:r>
        <w:r w:rsidR="00C23A0A" w:rsidDel="0007103E">
          <w:rPr>
            <w:rFonts w:ascii="Times New Roman" w:hAnsi="Times New Roman"/>
            <w:sz w:val="24"/>
            <w:szCs w:val="24"/>
          </w:rPr>
          <w:delText xml:space="preserve"> for all females</w:delText>
        </w:r>
        <w:r w:rsidR="00EE12C0" w:rsidDel="0007103E">
          <w:rPr>
            <w:rFonts w:ascii="Times New Roman" w:hAnsi="Times New Roman"/>
            <w:sz w:val="24"/>
            <w:szCs w:val="24"/>
          </w:rPr>
          <w:delText xml:space="preserve">, this </w:delText>
        </w:r>
        <w:r w:rsidR="00C23A0A" w:rsidDel="0007103E">
          <w:rPr>
            <w:rFonts w:ascii="Times New Roman" w:hAnsi="Times New Roman"/>
            <w:sz w:val="24"/>
            <w:szCs w:val="24"/>
          </w:rPr>
          <w:delText xml:space="preserve">would </w:delText>
        </w:r>
        <w:r w:rsidR="00EE12C0" w:rsidDel="0007103E">
          <w:rPr>
            <w:rFonts w:ascii="Times New Roman" w:hAnsi="Times New Roman"/>
            <w:sz w:val="24"/>
            <w:szCs w:val="24"/>
          </w:rPr>
          <w:delText>again increase the potential for effect confounding.</w:delText>
        </w:r>
      </w:del>
      <w:ins w:id="213" w:author="Mike.Litzow" w:date="2024-04-06T16:25:00Z">
        <w:del w:id="214" w:author="Jon.Richar" w:date="2024-09-16T16:15:00Z">
          <w:r w:rsidR="0007103E" w:rsidDel="0018279D">
            <w:rPr>
              <w:rFonts w:ascii="Times New Roman" w:hAnsi="Times New Roman"/>
              <w:sz w:val="24"/>
              <w:szCs w:val="24"/>
            </w:rPr>
            <w:delText>To avoid this complication</w:delText>
          </w:r>
        </w:del>
      </w:ins>
      <w:r w:rsidRPr="00DA33EC">
        <w:rPr>
          <w:rFonts w:ascii="Times New Roman" w:hAnsi="Times New Roman"/>
          <w:sz w:val="24"/>
          <w:szCs w:val="24"/>
        </w:rPr>
        <w:t xml:space="preserve"> </w:t>
      </w:r>
      <w:r>
        <w:rPr>
          <w:rFonts w:ascii="Times New Roman" w:hAnsi="Times New Roman"/>
          <w:sz w:val="24"/>
          <w:szCs w:val="24"/>
        </w:rPr>
        <w:t>Finally,</w:t>
      </w:r>
      <w:r w:rsidRPr="00B8358E">
        <w:rPr>
          <w:rFonts w:ascii="Times New Roman" w:hAnsi="Times New Roman"/>
          <w:sz w:val="24"/>
          <w:szCs w:val="24"/>
        </w:rPr>
        <w:t xml:space="preserve"> </w:t>
      </w:r>
      <w:del w:id="215" w:author="Mike.Litzow" w:date="2024-04-08T09:12:00Z">
        <w:r w:rsidRPr="00B8358E" w:rsidDel="00B9383A">
          <w:rPr>
            <w:rFonts w:ascii="Times New Roman" w:hAnsi="Times New Roman"/>
            <w:sz w:val="24"/>
            <w:szCs w:val="24"/>
          </w:rPr>
          <w:delText xml:space="preserve">SC5 </w:delText>
        </w:r>
      </w:del>
      <w:ins w:id="216" w:author="Mike.Litzow" w:date="2024-04-08T09:12:00Z">
        <w:r w:rsidR="00B9383A">
          <w:rPr>
            <w:rFonts w:ascii="Times New Roman" w:hAnsi="Times New Roman"/>
            <w:sz w:val="24"/>
            <w:szCs w:val="24"/>
          </w:rPr>
          <w:t>shell condition 5</w:t>
        </w:r>
        <w:r w:rsidR="00B9383A" w:rsidRPr="00B8358E">
          <w:rPr>
            <w:rFonts w:ascii="Times New Roman" w:hAnsi="Times New Roman"/>
            <w:sz w:val="24"/>
            <w:szCs w:val="24"/>
          </w:rPr>
          <w:t xml:space="preserve"> </w:t>
        </w:r>
      </w:ins>
      <w:del w:id="217" w:author="Jon.Richar" w:date="2024-07-26T14:09:00Z">
        <w:r w:rsidRPr="00B8358E" w:rsidDel="003922AA">
          <w:rPr>
            <w:rFonts w:ascii="Times New Roman" w:hAnsi="Times New Roman"/>
            <w:sz w:val="24"/>
            <w:szCs w:val="24"/>
          </w:rPr>
          <w:delText>crab</w:delText>
        </w:r>
        <w:r w:rsidDel="003922AA">
          <w:rPr>
            <w:rFonts w:ascii="Times New Roman" w:hAnsi="Times New Roman"/>
            <w:sz w:val="24"/>
            <w:szCs w:val="24"/>
          </w:rPr>
          <w:delText>s</w:delText>
        </w:r>
      </w:del>
      <w:ins w:id="218" w:author="Jon.Richar" w:date="2024-07-26T14:09:00Z">
        <w:r w:rsidR="003922AA">
          <w:rPr>
            <w:rFonts w:ascii="Times New Roman" w:hAnsi="Times New Roman"/>
            <w:sz w:val="24"/>
            <w:szCs w:val="24"/>
          </w:rPr>
          <w:t>crab</w:t>
        </w:r>
      </w:ins>
      <w:r>
        <w:rPr>
          <w:rFonts w:ascii="Times New Roman" w:hAnsi="Times New Roman"/>
          <w:sz w:val="24"/>
          <w:szCs w:val="24"/>
        </w:rPr>
        <w:t xml:space="preserve"> (</w:t>
      </w:r>
      <w:r w:rsidR="006631D9">
        <w:rPr>
          <w:rFonts w:ascii="Times New Roman" w:hAnsi="Times New Roman"/>
          <w:sz w:val="24"/>
          <w:szCs w:val="24"/>
        </w:rPr>
        <w:t>graveyard</w:t>
      </w:r>
      <w:r>
        <w:rPr>
          <w:rFonts w:ascii="Times New Roman" w:hAnsi="Times New Roman"/>
          <w:sz w:val="24"/>
          <w:szCs w:val="24"/>
        </w:rPr>
        <w:t xml:space="preserve">) were </w:t>
      </w:r>
      <w:del w:id="219" w:author="Mike.Litzow" w:date="2024-04-08T09:12:00Z">
        <w:r w:rsidRPr="00B8358E" w:rsidDel="003249C2">
          <w:rPr>
            <w:rFonts w:ascii="Times New Roman" w:hAnsi="Times New Roman"/>
            <w:sz w:val="24"/>
            <w:szCs w:val="24"/>
          </w:rPr>
          <w:delText xml:space="preserve">ignored </w:delText>
        </w:r>
      </w:del>
      <w:ins w:id="220" w:author="Mike.Litzow" w:date="2024-04-08T09:12:00Z">
        <w:r w:rsidR="003249C2">
          <w:rPr>
            <w:rFonts w:ascii="Times New Roman" w:hAnsi="Times New Roman"/>
            <w:sz w:val="24"/>
            <w:szCs w:val="24"/>
          </w:rPr>
          <w:t>exc</w:t>
        </w:r>
      </w:ins>
      <w:ins w:id="221" w:author="Mike.Litzow" w:date="2024-04-08T09:13:00Z">
        <w:r w:rsidR="003249C2">
          <w:rPr>
            <w:rFonts w:ascii="Times New Roman" w:hAnsi="Times New Roman"/>
            <w:sz w:val="24"/>
            <w:szCs w:val="24"/>
          </w:rPr>
          <w:t>l</w:t>
        </w:r>
      </w:ins>
      <w:ins w:id="222" w:author="Mike.Litzow" w:date="2024-04-08T09:12:00Z">
        <w:r w:rsidR="003249C2">
          <w:rPr>
            <w:rFonts w:ascii="Times New Roman" w:hAnsi="Times New Roman"/>
            <w:sz w:val="24"/>
            <w:szCs w:val="24"/>
          </w:rPr>
          <w:t xml:space="preserve">uded from analysis </w:t>
        </w:r>
      </w:ins>
      <w:r w:rsidRPr="00B8358E">
        <w:rPr>
          <w:rFonts w:ascii="Times New Roman" w:hAnsi="Times New Roman"/>
          <w:sz w:val="24"/>
          <w:szCs w:val="24"/>
        </w:rPr>
        <w:t>due to comparatively high rates of barrenness, lower fecundity and low abundance.</w:t>
      </w:r>
    </w:p>
    <w:p w14:paraId="300EF3FF" w14:textId="3FAB2407" w:rsidR="00525AD2" w:rsidRDefault="00525AD2" w:rsidP="00BD1AC9">
      <w:pPr>
        <w:spacing w:line="480" w:lineRule="auto"/>
        <w:ind w:firstLine="720"/>
        <w:contextualSpacing/>
        <w:rPr>
          <w:rFonts w:ascii="Times New Roman" w:hAnsi="Times New Roman"/>
          <w:sz w:val="24"/>
          <w:szCs w:val="24"/>
        </w:rPr>
      </w:pPr>
      <w:r>
        <w:rPr>
          <w:rFonts w:ascii="Times New Roman" w:hAnsi="Times New Roman"/>
          <w:sz w:val="24"/>
          <w:szCs w:val="24"/>
        </w:rPr>
        <w:t xml:space="preserve">For both </w:t>
      </w:r>
      <w:del w:id="223" w:author="Mike.Litzow" w:date="2024-04-08T09:13:00Z">
        <w:r w:rsidDel="003249C2">
          <w:rPr>
            <w:rFonts w:ascii="Times New Roman" w:hAnsi="Times New Roman"/>
            <w:sz w:val="24"/>
            <w:szCs w:val="24"/>
          </w:rPr>
          <w:delText xml:space="preserve">juveniles </w:delText>
        </w:r>
      </w:del>
      <w:ins w:id="224" w:author="Mike.Litzow" w:date="2024-04-08T09:13:00Z">
        <w:r w:rsidR="003249C2">
          <w:rPr>
            <w:rFonts w:ascii="Times New Roman" w:hAnsi="Times New Roman"/>
            <w:sz w:val="24"/>
            <w:szCs w:val="24"/>
          </w:rPr>
          <w:t xml:space="preserve">recruits </w:t>
        </w:r>
      </w:ins>
      <w:r>
        <w:rPr>
          <w:rFonts w:ascii="Times New Roman" w:hAnsi="Times New Roman"/>
          <w:sz w:val="24"/>
          <w:szCs w:val="24"/>
        </w:rPr>
        <w:t xml:space="preserve">and mature female </w:t>
      </w:r>
      <w:commentRangeStart w:id="225"/>
      <w:commentRangeStart w:id="226"/>
      <w:del w:id="227" w:author="Jon.Richar" w:date="2024-07-26T14:09:00Z">
        <w:r w:rsidDel="003922AA">
          <w:rPr>
            <w:rFonts w:ascii="Times New Roman" w:hAnsi="Times New Roman"/>
            <w:sz w:val="24"/>
            <w:szCs w:val="24"/>
          </w:rPr>
          <w:delText>crabs</w:delText>
        </w:r>
      </w:del>
      <w:commentRangeEnd w:id="225"/>
      <w:commentRangeEnd w:id="226"/>
      <w:ins w:id="228" w:author="Jon.Richar" w:date="2024-07-26T14:09:00Z">
        <w:r w:rsidR="003922AA">
          <w:rPr>
            <w:rFonts w:ascii="Times New Roman" w:hAnsi="Times New Roman"/>
            <w:sz w:val="24"/>
            <w:szCs w:val="24"/>
          </w:rPr>
          <w:t>crab</w:t>
        </w:r>
      </w:ins>
      <w:r w:rsidR="003249C2">
        <w:rPr>
          <w:rStyle w:val="CommentReference"/>
        </w:rPr>
        <w:commentReference w:id="225"/>
      </w:r>
      <w:r w:rsidR="00763814">
        <w:rPr>
          <w:rStyle w:val="CommentReference"/>
        </w:rPr>
        <w:commentReference w:id="226"/>
      </w:r>
      <w:r>
        <w:rPr>
          <w:rFonts w:ascii="Times New Roman" w:hAnsi="Times New Roman"/>
          <w:sz w:val="24"/>
          <w:szCs w:val="24"/>
        </w:rPr>
        <w:t>, average catch</w:t>
      </w:r>
      <w:r w:rsidR="00DA6A64">
        <w:rPr>
          <w:rFonts w:ascii="Times New Roman" w:hAnsi="Times New Roman"/>
          <w:sz w:val="24"/>
          <w:szCs w:val="24"/>
        </w:rPr>
        <w:t xml:space="preserve"> </w:t>
      </w:r>
      <w:r>
        <w:rPr>
          <w:rFonts w:ascii="Times New Roman" w:hAnsi="Times New Roman"/>
          <w:sz w:val="24"/>
          <w:szCs w:val="24"/>
        </w:rPr>
        <w:t>per</w:t>
      </w:r>
      <w:r w:rsidR="00DA6A64">
        <w:rPr>
          <w:rFonts w:ascii="Times New Roman" w:hAnsi="Times New Roman"/>
          <w:sz w:val="24"/>
          <w:szCs w:val="24"/>
        </w:rPr>
        <w:t xml:space="preserve"> </w:t>
      </w:r>
      <w:r>
        <w:rPr>
          <w:rFonts w:ascii="Times New Roman" w:hAnsi="Times New Roman"/>
          <w:sz w:val="24"/>
          <w:szCs w:val="24"/>
        </w:rPr>
        <w:t>unit</w:t>
      </w:r>
      <w:r w:rsidR="00DA6A64">
        <w:rPr>
          <w:rFonts w:ascii="Times New Roman" w:hAnsi="Times New Roman"/>
          <w:sz w:val="24"/>
          <w:szCs w:val="24"/>
        </w:rPr>
        <w:t xml:space="preserve"> </w:t>
      </w:r>
      <w:r>
        <w:rPr>
          <w:rFonts w:ascii="Times New Roman" w:hAnsi="Times New Roman"/>
          <w:sz w:val="24"/>
          <w:szCs w:val="24"/>
        </w:rPr>
        <w:t>effort (CPUE</w:t>
      </w:r>
      <w:r w:rsidR="00DA6A64">
        <w:rPr>
          <w:rFonts w:ascii="Times New Roman" w:hAnsi="Times New Roman"/>
          <w:sz w:val="24"/>
          <w:szCs w:val="24"/>
        </w:rPr>
        <w:t xml:space="preserve">, </w:t>
      </w:r>
      <w:r w:rsidR="00C1167C">
        <w:rPr>
          <w:rFonts w:ascii="Times New Roman" w:hAnsi="Times New Roman"/>
          <w:sz w:val="24"/>
          <w:szCs w:val="24"/>
        </w:rPr>
        <w:t xml:space="preserve">number of </w:t>
      </w:r>
      <w:r w:rsidR="00DA6A64">
        <w:rPr>
          <w:rFonts w:ascii="Times New Roman" w:hAnsi="Times New Roman"/>
          <w:sz w:val="24"/>
          <w:szCs w:val="24"/>
        </w:rPr>
        <w:t>crab km</w:t>
      </w:r>
      <w:r w:rsidR="00DA6A64" w:rsidRPr="00880939">
        <w:rPr>
          <w:rFonts w:ascii="Times New Roman" w:hAnsi="Times New Roman"/>
          <w:sz w:val="24"/>
          <w:szCs w:val="24"/>
          <w:vertAlign w:val="superscript"/>
        </w:rPr>
        <w:t>-</w:t>
      </w:r>
      <w:r w:rsidR="00C1167C" w:rsidRPr="00880939">
        <w:rPr>
          <w:rFonts w:ascii="Times New Roman" w:hAnsi="Times New Roman"/>
          <w:sz w:val="24"/>
          <w:szCs w:val="24"/>
          <w:vertAlign w:val="superscript"/>
        </w:rPr>
        <w:t>2</w:t>
      </w:r>
      <w:r>
        <w:rPr>
          <w:rFonts w:ascii="Times New Roman" w:hAnsi="Times New Roman"/>
          <w:sz w:val="24"/>
          <w:szCs w:val="24"/>
        </w:rPr>
        <w:t xml:space="preserve">) for size/SC class </w:t>
      </w:r>
      <w:r w:rsidR="0059148C">
        <w:rPr>
          <w:rFonts w:ascii="Times New Roman" w:hAnsi="Times New Roman"/>
          <w:sz w:val="24"/>
          <w:szCs w:val="24"/>
        </w:rPr>
        <w:t>and the population level abundance estimate derived by expanding the mean CPUE to the survey grid area were calculated using the procedures outlined in Zacher et al.</w:t>
      </w:r>
      <w:r w:rsidR="00A60FAE">
        <w:rPr>
          <w:rFonts w:ascii="Times New Roman" w:hAnsi="Times New Roman"/>
          <w:sz w:val="24"/>
          <w:szCs w:val="24"/>
        </w:rPr>
        <w:t xml:space="preserve"> </w:t>
      </w:r>
      <w:r w:rsidR="0059148C">
        <w:rPr>
          <w:rFonts w:ascii="Times New Roman" w:hAnsi="Times New Roman"/>
          <w:sz w:val="24"/>
          <w:szCs w:val="24"/>
        </w:rPr>
        <w:t>(2023)</w:t>
      </w:r>
      <w:r w:rsidR="0059148C">
        <w:rPr>
          <w:rFonts w:ascii="Times New Roman" w:hAnsi="Times New Roman"/>
          <w:i/>
          <w:sz w:val="24"/>
          <w:szCs w:val="24"/>
        </w:rPr>
        <w:t>.</w:t>
      </w:r>
      <w:r w:rsidR="0059148C" w:rsidRPr="00786D57" w:rsidDel="0059148C">
        <w:rPr>
          <w:rFonts w:ascii="Times New Roman" w:hAnsi="Times New Roman"/>
          <w:i/>
          <w:sz w:val="24"/>
          <w:szCs w:val="24"/>
        </w:rPr>
        <w:t xml:space="preserve"> </w:t>
      </w:r>
    </w:p>
    <w:p w14:paraId="6F465421" w14:textId="6D7B7F99" w:rsidR="00100DA0" w:rsidRDefault="00100DA0" w:rsidP="0059148C">
      <w:pPr>
        <w:spacing w:line="480" w:lineRule="auto"/>
        <w:ind w:firstLine="720"/>
        <w:contextualSpacing/>
        <w:rPr>
          <w:rFonts w:ascii="Times New Roman" w:hAnsi="Times New Roman"/>
          <w:sz w:val="24"/>
          <w:szCs w:val="24"/>
        </w:rPr>
      </w:pPr>
      <w:r w:rsidRPr="00B156ED">
        <w:rPr>
          <w:rFonts w:ascii="Times New Roman" w:hAnsi="Times New Roman" w:cs="Times New Roman"/>
          <w:sz w:val="24"/>
          <w:szCs w:val="24"/>
        </w:rPr>
        <w:t xml:space="preserve">Juvenile Tanner crab recruitment </w:t>
      </w:r>
      <w:r w:rsidR="00C1167C">
        <w:rPr>
          <w:rFonts w:ascii="Times New Roman" w:hAnsi="Times New Roman" w:cs="Times New Roman"/>
          <w:sz w:val="24"/>
          <w:szCs w:val="24"/>
        </w:rPr>
        <w:t>is</w:t>
      </w:r>
      <w:r w:rsidRPr="00B156ED">
        <w:rPr>
          <w:rFonts w:ascii="Times New Roman" w:hAnsi="Times New Roman" w:cs="Times New Roman"/>
          <w:sz w:val="24"/>
          <w:szCs w:val="24"/>
        </w:rPr>
        <w:t xml:space="preserve"> characterized by large interannual variability, with </w:t>
      </w:r>
      <w:r>
        <w:rPr>
          <w:rFonts w:ascii="Times New Roman" w:hAnsi="Times New Roman" w:cs="Times New Roman"/>
          <w:sz w:val="24"/>
          <w:szCs w:val="24"/>
        </w:rPr>
        <w:t xml:space="preserve">periodic </w:t>
      </w:r>
      <w:r w:rsidRPr="00B156ED">
        <w:rPr>
          <w:rFonts w:ascii="Times New Roman" w:hAnsi="Times New Roman" w:cs="Times New Roman"/>
          <w:sz w:val="24"/>
          <w:szCs w:val="24"/>
        </w:rPr>
        <w:t xml:space="preserve">peaks and troughs occurring </w:t>
      </w:r>
      <w:r>
        <w:rPr>
          <w:rFonts w:ascii="Times New Roman" w:hAnsi="Times New Roman" w:cs="Times New Roman"/>
          <w:sz w:val="24"/>
          <w:szCs w:val="24"/>
        </w:rPr>
        <w:t xml:space="preserve">on </w:t>
      </w:r>
      <w:r w:rsidR="00017B7C">
        <w:rPr>
          <w:rFonts w:ascii="Times New Roman" w:hAnsi="Times New Roman" w:cs="Times New Roman"/>
          <w:sz w:val="24"/>
          <w:szCs w:val="24"/>
        </w:rPr>
        <w:t xml:space="preserve">a </w:t>
      </w:r>
      <w:r w:rsidRPr="00B156ED">
        <w:rPr>
          <w:rFonts w:ascii="Times New Roman" w:hAnsi="Times New Roman" w:cs="Times New Roman"/>
          <w:sz w:val="24"/>
          <w:szCs w:val="24"/>
        </w:rPr>
        <w:t xml:space="preserve">roughly decadal </w:t>
      </w:r>
      <w:r w:rsidR="005B3D33">
        <w:rPr>
          <w:rFonts w:ascii="Times New Roman" w:hAnsi="Times New Roman" w:cs="Times New Roman"/>
          <w:sz w:val="24"/>
          <w:szCs w:val="24"/>
        </w:rPr>
        <w:t xml:space="preserve">scale </w:t>
      </w:r>
      <w:r>
        <w:rPr>
          <w:rFonts w:ascii="Times New Roman" w:hAnsi="Times New Roman" w:cs="Times New Roman"/>
          <w:sz w:val="24"/>
          <w:szCs w:val="24"/>
        </w:rPr>
        <w:t>(Figure 1</w:t>
      </w:r>
      <w:r w:rsidR="002B4D01">
        <w:rPr>
          <w:rFonts w:ascii="Times New Roman" w:hAnsi="Times New Roman" w:cs="Times New Roman"/>
          <w:sz w:val="24"/>
          <w:szCs w:val="24"/>
        </w:rPr>
        <w:t>a</w:t>
      </w:r>
      <w:r>
        <w:rPr>
          <w:rFonts w:ascii="Times New Roman" w:hAnsi="Times New Roman" w:cs="Times New Roman"/>
          <w:sz w:val="24"/>
          <w:szCs w:val="24"/>
        </w:rPr>
        <w:t>).</w:t>
      </w:r>
      <w:r>
        <w:rPr>
          <w:rFonts w:ascii="Times New Roman" w:hAnsi="Times New Roman" w:cs="Times New Roman"/>
          <w:strike/>
          <w:sz w:val="24"/>
          <w:szCs w:val="24"/>
        </w:rPr>
        <w:t xml:space="preserve"> </w:t>
      </w:r>
      <w:r>
        <w:rPr>
          <w:rFonts w:ascii="Times New Roman" w:hAnsi="Times New Roman" w:cs="Times New Roman"/>
          <w:sz w:val="24"/>
          <w:szCs w:val="24"/>
        </w:rPr>
        <w:t xml:space="preserve">Female abundance showed peaks </w:t>
      </w:r>
      <w:r w:rsidR="002B4D01">
        <w:rPr>
          <w:rFonts w:ascii="Times New Roman" w:hAnsi="Times New Roman" w:cs="Times New Roman"/>
          <w:sz w:val="24"/>
          <w:szCs w:val="24"/>
        </w:rPr>
        <w:t>in the 1980s and 1990s</w:t>
      </w:r>
      <w:r w:rsidR="00330F4E">
        <w:rPr>
          <w:rFonts w:ascii="Times New Roman" w:hAnsi="Times New Roman" w:cs="Times New Roman"/>
          <w:sz w:val="24"/>
          <w:szCs w:val="24"/>
        </w:rPr>
        <w:t>, with a</w:t>
      </w:r>
      <w:r>
        <w:rPr>
          <w:rFonts w:ascii="Times New Roman" w:hAnsi="Times New Roman" w:cs="Times New Roman"/>
          <w:sz w:val="24"/>
          <w:szCs w:val="24"/>
        </w:rPr>
        <w:t>n extreme</w:t>
      </w:r>
      <w:r w:rsidR="00330F4E">
        <w:rPr>
          <w:rFonts w:ascii="Times New Roman" w:hAnsi="Times New Roman" w:cs="Times New Roman"/>
          <w:sz w:val="24"/>
          <w:szCs w:val="24"/>
        </w:rPr>
        <w:t>ly high</w:t>
      </w:r>
      <w:r>
        <w:rPr>
          <w:rFonts w:ascii="Times New Roman" w:hAnsi="Times New Roman" w:cs="Times New Roman"/>
          <w:sz w:val="24"/>
          <w:szCs w:val="24"/>
        </w:rPr>
        <w:t xml:space="preserve"> abundance estimate </w:t>
      </w:r>
      <w:r w:rsidR="002B4D01">
        <w:rPr>
          <w:rFonts w:ascii="Times New Roman" w:hAnsi="Times New Roman" w:cs="Times New Roman"/>
          <w:sz w:val="24"/>
          <w:szCs w:val="24"/>
        </w:rPr>
        <w:t>in 1983 (Figure 1</w:t>
      </w:r>
      <w:r>
        <w:rPr>
          <w:rFonts w:ascii="Times New Roman" w:hAnsi="Times New Roman" w:cs="Times New Roman"/>
          <w:sz w:val="24"/>
          <w:szCs w:val="24"/>
        </w:rPr>
        <w:t xml:space="preserve">b). </w:t>
      </w:r>
    </w:p>
    <w:p w14:paraId="4A5BF1D3" w14:textId="0816828F" w:rsidR="00E54106" w:rsidRDefault="00525AD2" w:rsidP="00525AD2">
      <w:pPr>
        <w:spacing w:line="480" w:lineRule="auto"/>
        <w:ind w:firstLine="720"/>
        <w:contextualSpacing/>
        <w:rPr>
          <w:rFonts w:ascii="Times New Roman" w:hAnsi="Times New Roman"/>
          <w:sz w:val="24"/>
          <w:szCs w:val="24"/>
        </w:rPr>
      </w:pPr>
      <w:r>
        <w:rPr>
          <w:rFonts w:ascii="Times New Roman" w:hAnsi="Times New Roman"/>
          <w:sz w:val="24"/>
          <w:szCs w:val="24"/>
        </w:rPr>
        <w:t xml:space="preserve">Data for </w:t>
      </w:r>
      <w:r w:rsidR="00370E97">
        <w:rPr>
          <w:rFonts w:ascii="Times New Roman" w:hAnsi="Times New Roman"/>
          <w:sz w:val="24"/>
          <w:szCs w:val="24"/>
        </w:rPr>
        <w:t xml:space="preserve">candidate </w:t>
      </w:r>
      <w:r>
        <w:rPr>
          <w:rFonts w:ascii="Times New Roman" w:hAnsi="Times New Roman"/>
          <w:sz w:val="24"/>
          <w:szCs w:val="24"/>
        </w:rPr>
        <w:t>environmental</w:t>
      </w:r>
      <w:r w:rsidR="00370E97">
        <w:rPr>
          <w:rFonts w:ascii="Times New Roman" w:hAnsi="Times New Roman"/>
          <w:sz w:val="24"/>
          <w:szCs w:val="24"/>
        </w:rPr>
        <w:t xml:space="preserve"> and biological</w:t>
      </w:r>
      <w:r>
        <w:rPr>
          <w:rFonts w:ascii="Times New Roman" w:hAnsi="Times New Roman"/>
          <w:sz w:val="24"/>
          <w:szCs w:val="24"/>
        </w:rPr>
        <w:t xml:space="preserve"> covariates </w:t>
      </w:r>
      <w:r w:rsidR="00640F1C">
        <w:rPr>
          <w:rFonts w:ascii="Times New Roman" w:hAnsi="Times New Roman"/>
          <w:sz w:val="24"/>
          <w:szCs w:val="24"/>
        </w:rPr>
        <w:t xml:space="preserve">were selected based on </w:t>
      </w:r>
      <w:r w:rsidR="009868AC">
        <w:rPr>
          <w:rFonts w:ascii="Times New Roman" w:hAnsi="Times New Roman"/>
          <w:sz w:val="24"/>
          <w:szCs w:val="24"/>
        </w:rPr>
        <w:t xml:space="preserve">a literature review of proposed mechanisms controlling Tanner crab recruitment </w:t>
      </w:r>
      <w:r>
        <w:rPr>
          <w:rFonts w:ascii="Times New Roman" w:hAnsi="Times New Roman"/>
          <w:sz w:val="24"/>
          <w:szCs w:val="24"/>
        </w:rPr>
        <w:t>(Table 1</w:t>
      </w:r>
      <w:r w:rsidR="005C2D29">
        <w:rPr>
          <w:rFonts w:ascii="Times New Roman" w:hAnsi="Times New Roman"/>
          <w:sz w:val="24"/>
          <w:szCs w:val="24"/>
        </w:rPr>
        <w:t>)</w:t>
      </w:r>
      <w:r w:rsidR="00574F0F">
        <w:rPr>
          <w:rFonts w:ascii="Times New Roman" w:hAnsi="Times New Roman"/>
          <w:sz w:val="24"/>
          <w:szCs w:val="24"/>
        </w:rPr>
        <w:t xml:space="preserve">. </w:t>
      </w:r>
      <w:r w:rsidR="00501960">
        <w:rPr>
          <w:rFonts w:ascii="Times New Roman" w:hAnsi="Times New Roman"/>
          <w:sz w:val="24"/>
          <w:szCs w:val="24"/>
        </w:rPr>
        <w:t>Annual point estimates and 2 and/or 3-</w:t>
      </w:r>
      <w:del w:id="229" w:author="Mike.Litzow" w:date="2024-04-06T15:37:00Z">
        <w:r w:rsidR="00501960" w:rsidDel="00591D04">
          <w:rPr>
            <w:rFonts w:ascii="Times New Roman" w:hAnsi="Times New Roman"/>
            <w:sz w:val="24"/>
            <w:szCs w:val="24"/>
          </w:rPr>
          <w:delText>yr</w:delText>
        </w:r>
      </w:del>
      <w:ins w:id="230" w:author="Mike.Litzow" w:date="2024-04-06T15:37:00Z">
        <w:r w:rsidR="00591D04">
          <w:rPr>
            <w:rFonts w:ascii="Times New Roman" w:hAnsi="Times New Roman"/>
            <w:sz w:val="24"/>
            <w:szCs w:val="24"/>
          </w:rPr>
          <w:t>year</w:t>
        </w:r>
      </w:ins>
      <w:r w:rsidR="00501960">
        <w:rPr>
          <w:rFonts w:ascii="Times New Roman" w:hAnsi="Times New Roman"/>
          <w:sz w:val="24"/>
          <w:szCs w:val="24"/>
        </w:rPr>
        <w:t xml:space="preserve"> rolling averages were used for covariates. Rolling averages were used in cases where the covariate may affect the crab at multiple ages, and because the juvenile recruitment index may include crab of multiple ages, and </w:t>
      </w:r>
      <w:r w:rsidR="00E54106">
        <w:rPr>
          <w:rFonts w:ascii="Times New Roman" w:hAnsi="Times New Roman"/>
          <w:sz w:val="24"/>
          <w:szCs w:val="24"/>
        </w:rPr>
        <w:t xml:space="preserve">offer the additional benefit of </w:t>
      </w:r>
      <w:r w:rsidR="00E54106">
        <w:rPr>
          <w:rFonts w:ascii="Times New Roman" w:hAnsi="Times New Roman"/>
          <w:sz w:val="24"/>
          <w:szCs w:val="24"/>
        </w:rPr>
        <w:lastRenderedPageBreak/>
        <w:t xml:space="preserve">leveling extreme observations. These </w:t>
      </w:r>
      <w:r w:rsidR="00501960">
        <w:rPr>
          <w:rFonts w:ascii="Times New Roman" w:hAnsi="Times New Roman"/>
          <w:sz w:val="24"/>
          <w:szCs w:val="24"/>
        </w:rPr>
        <w:t>were calculated on the final year</w:t>
      </w:r>
      <w:r w:rsidR="00E54106">
        <w:rPr>
          <w:rFonts w:ascii="Times New Roman" w:hAnsi="Times New Roman"/>
          <w:sz w:val="24"/>
          <w:szCs w:val="24"/>
        </w:rPr>
        <w:t xml:space="preserve"> of the given rolling average i.e. for an average of temperatures in years </w:t>
      </w:r>
      <w:r w:rsidR="00E54106">
        <w:rPr>
          <w:rFonts w:ascii="Times New Roman" w:hAnsi="Times New Roman"/>
          <w:i/>
          <w:sz w:val="24"/>
          <w:szCs w:val="24"/>
        </w:rPr>
        <w:t>t</w:t>
      </w:r>
      <w:r w:rsidR="00E54106">
        <w:rPr>
          <w:rFonts w:ascii="Times New Roman" w:hAnsi="Times New Roman"/>
          <w:sz w:val="24"/>
          <w:szCs w:val="24"/>
        </w:rPr>
        <w:t xml:space="preserve">, </w:t>
      </w:r>
      <w:r w:rsidR="00E54106">
        <w:rPr>
          <w:rFonts w:ascii="Times New Roman" w:hAnsi="Times New Roman"/>
          <w:i/>
          <w:sz w:val="24"/>
          <w:szCs w:val="24"/>
        </w:rPr>
        <w:t>t</w:t>
      </w:r>
      <w:r w:rsidR="00E54106">
        <w:rPr>
          <w:rFonts w:ascii="Times New Roman" w:hAnsi="Times New Roman"/>
          <w:sz w:val="24"/>
          <w:szCs w:val="24"/>
        </w:rPr>
        <w:t xml:space="preserve">-1 and </w:t>
      </w:r>
      <w:r w:rsidR="00E54106">
        <w:rPr>
          <w:rFonts w:ascii="Times New Roman" w:hAnsi="Times New Roman"/>
          <w:i/>
          <w:sz w:val="24"/>
          <w:szCs w:val="24"/>
        </w:rPr>
        <w:t>t</w:t>
      </w:r>
      <w:r w:rsidR="00E54106">
        <w:rPr>
          <w:rFonts w:ascii="Times New Roman" w:hAnsi="Times New Roman"/>
          <w:sz w:val="24"/>
          <w:szCs w:val="24"/>
        </w:rPr>
        <w:t xml:space="preserve">-2, the rolling average estimate was applied to year </w:t>
      </w:r>
      <w:r w:rsidR="00E54106">
        <w:rPr>
          <w:rFonts w:ascii="Times New Roman" w:hAnsi="Times New Roman"/>
          <w:i/>
          <w:sz w:val="24"/>
          <w:szCs w:val="24"/>
        </w:rPr>
        <w:t>t</w:t>
      </w:r>
      <w:r w:rsidR="00E54106">
        <w:rPr>
          <w:rFonts w:ascii="Times New Roman" w:hAnsi="Times New Roman"/>
          <w:sz w:val="24"/>
          <w:szCs w:val="24"/>
        </w:rPr>
        <w:t xml:space="preserve">. </w:t>
      </w:r>
    </w:p>
    <w:p w14:paraId="20D41BA8" w14:textId="1085532D" w:rsidR="00525AD2" w:rsidRDefault="00E54106" w:rsidP="00525AD2">
      <w:pPr>
        <w:spacing w:line="480" w:lineRule="auto"/>
        <w:ind w:firstLine="720"/>
        <w:contextualSpacing/>
        <w:rPr>
          <w:rFonts w:ascii="Times New Roman" w:hAnsi="Times New Roman"/>
          <w:sz w:val="24"/>
          <w:szCs w:val="24"/>
        </w:rPr>
      </w:pPr>
      <w:r>
        <w:rPr>
          <w:rFonts w:ascii="Times New Roman" w:hAnsi="Times New Roman"/>
          <w:sz w:val="24"/>
          <w:szCs w:val="24"/>
        </w:rPr>
        <w:t xml:space="preserve"> </w:t>
      </w:r>
      <w:r w:rsidR="00ED3AE5">
        <w:rPr>
          <w:rFonts w:ascii="Times New Roman" w:hAnsi="Times New Roman"/>
          <w:sz w:val="24"/>
          <w:szCs w:val="24"/>
        </w:rPr>
        <w:t>Annual values</w:t>
      </w:r>
      <w:r w:rsidR="00525AD2">
        <w:rPr>
          <w:rFonts w:ascii="Times New Roman" w:hAnsi="Times New Roman"/>
          <w:sz w:val="24"/>
          <w:szCs w:val="24"/>
        </w:rPr>
        <w:t xml:space="preserve"> </w:t>
      </w:r>
      <w:r w:rsidR="00ED3AE5">
        <w:rPr>
          <w:rFonts w:ascii="Times New Roman" w:hAnsi="Times New Roman"/>
          <w:sz w:val="24"/>
          <w:szCs w:val="24"/>
        </w:rPr>
        <w:t>for</w:t>
      </w:r>
      <w:r w:rsidR="00501960">
        <w:rPr>
          <w:rFonts w:ascii="Times New Roman" w:hAnsi="Times New Roman"/>
          <w:sz w:val="24"/>
          <w:szCs w:val="24"/>
        </w:rPr>
        <w:t xml:space="preserve"> </w:t>
      </w:r>
      <w:r w:rsidR="00EE12C0">
        <w:rPr>
          <w:rFonts w:ascii="Times New Roman" w:hAnsi="Times New Roman"/>
          <w:sz w:val="24"/>
          <w:szCs w:val="24"/>
        </w:rPr>
        <w:t xml:space="preserve">mature </w:t>
      </w:r>
      <w:r w:rsidR="00525AD2">
        <w:rPr>
          <w:rFonts w:ascii="Times New Roman" w:hAnsi="Times New Roman"/>
          <w:sz w:val="24"/>
          <w:szCs w:val="24"/>
        </w:rPr>
        <w:t xml:space="preserve">female </w:t>
      </w:r>
      <w:r w:rsidR="00525AD2" w:rsidRPr="0008650F">
        <w:rPr>
          <w:rFonts w:ascii="Times New Roman" w:hAnsi="Times New Roman"/>
          <w:sz w:val="24"/>
          <w:szCs w:val="24"/>
        </w:rPr>
        <w:t>snow</w:t>
      </w:r>
      <w:r w:rsidR="00525AD2">
        <w:rPr>
          <w:rFonts w:ascii="Times New Roman" w:hAnsi="Times New Roman"/>
          <w:i/>
          <w:sz w:val="24"/>
          <w:szCs w:val="24"/>
        </w:rPr>
        <w:t xml:space="preserve"> </w:t>
      </w:r>
      <w:r w:rsidR="00525AD2">
        <w:rPr>
          <w:rFonts w:ascii="Times New Roman" w:hAnsi="Times New Roman"/>
          <w:sz w:val="24"/>
          <w:szCs w:val="24"/>
        </w:rPr>
        <w:t xml:space="preserve">crab </w:t>
      </w:r>
      <w:r w:rsidR="009868AC">
        <w:rPr>
          <w:rFonts w:ascii="Times New Roman" w:hAnsi="Times New Roman"/>
          <w:sz w:val="24"/>
          <w:szCs w:val="24"/>
        </w:rPr>
        <w:t>abundance</w:t>
      </w:r>
      <w:r w:rsidR="00ED3AE5">
        <w:rPr>
          <w:rFonts w:ascii="Times New Roman" w:hAnsi="Times New Roman"/>
          <w:sz w:val="24"/>
          <w:szCs w:val="24"/>
        </w:rPr>
        <w:t xml:space="preserve"> and mean near bottom temperature (NBT)</w:t>
      </w:r>
      <w:r w:rsidR="009868AC">
        <w:rPr>
          <w:rFonts w:ascii="Times New Roman" w:hAnsi="Times New Roman"/>
          <w:sz w:val="24"/>
          <w:szCs w:val="24"/>
        </w:rPr>
        <w:t xml:space="preserve"> came</w:t>
      </w:r>
      <w:r w:rsidR="00525AD2">
        <w:rPr>
          <w:rFonts w:ascii="Times New Roman" w:hAnsi="Times New Roman"/>
          <w:sz w:val="24"/>
          <w:szCs w:val="24"/>
        </w:rPr>
        <w:t xml:space="preserve"> from the </w:t>
      </w:r>
      <w:r w:rsidR="00ED3AE5">
        <w:rPr>
          <w:rFonts w:ascii="Times New Roman" w:hAnsi="Times New Roman"/>
          <w:sz w:val="24"/>
          <w:szCs w:val="24"/>
        </w:rPr>
        <w:t>Bering Sea bottom trawl survey</w:t>
      </w:r>
      <w:r w:rsidR="00525AD2">
        <w:rPr>
          <w:rFonts w:ascii="Times New Roman" w:hAnsi="Times New Roman"/>
          <w:sz w:val="24"/>
          <w:szCs w:val="24"/>
        </w:rPr>
        <w:t xml:space="preserve">. Three-year rolling averages were then calculated on the final year used for the given rolling average i.e. for an average of temperatures in years </w:t>
      </w:r>
      <w:r w:rsidR="00580418">
        <w:rPr>
          <w:rFonts w:ascii="Times New Roman" w:hAnsi="Times New Roman"/>
          <w:i/>
          <w:sz w:val="24"/>
          <w:szCs w:val="24"/>
        </w:rPr>
        <w:t>t</w:t>
      </w:r>
      <w:r w:rsidR="00525AD2">
        <w:rPr>
          <w:rFonts w:ascii="Times New Roman" w:hAnsi="Times New Roman"/>
          <w:sz w:val="24"/>
          <w:szCs w:val="24"/>
        </w:rPr>
        <w:t xml:space="preserve">, </w:t>
      </w:r>
      <w:r w:rsidR="00580418">
        <w:rPr>
          <w:rFonts w:ascii="Times New Roman" w:hAnsi="Times New Roman"/>
          <w:i/>
          <w:sz w:val="24"/>
          <w:szCs w:val="24"/>
        </w:rPr>
        <w:t>t</w:t>
      </w:r>
      <w:r w:rsidR="00525AD2">
        <w:rPr>
          <w:rFonts w:ascii="Times New Roman" w:hAnsi="Times New Roman"/>
          <w:sz w:val="24"/>
          <w:szCs w:val="24"/>
        </w:rPr>
        <w:t xml:space="preserve">-1 and </w:t>
      </w:r>
      <w:r w:rsidR="00580418">
        <w:rPr>
          <w:rFonts w:ascii="Times New Roman" w:hAnsi="Times New Roman"/>
          <w:i/>
          <w:sz w:val="24"/>
          <w:szCs w:val="24"/>
        </w:rPr>
        <w:t>t</w:t>
      </w:r>
      <w:r w:rsidR="00525AD2">
        <w:rPr>
          <w:rFonts w:ascii="Times New Roman" w:hAnsi="Times New Roman"/>
          <w:sz w:val="24"/>
          <w:szCs w:val="24"/>
        </w:rPr>
        <w:t xml:space="preserve">-2, the rolling average estimate was </w:t>
      </w:r>
      <w:r w:rsidR="00370E97">
        <w:rPr>
          <w:rFonts w:ascii="Times New Roman" w:hAnsi="Times New Roman"/>
          <w:sz w:val="24"/>
          <w:szCs w:val="24"/>
        </w:rPr>
        <w:t xml:space="preserve">applied </w:t>
      </w:r>
      <w:r w:rsidR="00525AD2">
        <w:rPr>
          <w:rFonts w:ascii="Times New Roman" w:hAnsi="Times New Roman"/>
          <w:sz w:val="24"/>
          <w:szCs w:val="24"/>
        </w:rPr>
        <w:t xml:space="preserve">to year </w:t>
      </w:r>
      <w:r w:rsidR="00580418">
        <w:rPr>
          <w:rFonts w:ascii="Times New Roman" w:hAnsi="Times New Roman"/>
          <w:i/>
          <w:sz w:val="24"/>
          <w:szCs w:val="24"/>
        </w:rPr>
        <w:t>t</w:t>
      </w:r>
      <w:r w:rsidR="00525AD2">
        <w:rPr>
          <w:rFonts w:ascii="Times New Roman" w:hAnsi="Times New Roman"/>
          <w:sz w:val="24"/>
          <w:szCs w:val="24"/>
        </w:rPr>
        <w:t xml:space="preserve">. </w:t>
      </w:r>
    </w:p>
    <w:p w14:paraId="6298784C" w14:textId="4B5072A4" w:rsidR="00E54106" w:rsidRDefault="00E54106" w:rsidP="002A46BA">
      <w:pPr>
        <w:spacing w:line="480" w:lineRule="auto"/>
        <w:contextualSpacing/>
        <w:rPr>
          <w:rFonts w:ascii="Times New Roman" w:hAnsi="Times New Roman"/>
          <w:sz w:val="24"/>
          <w:szCs w:val="24"/>
        </w:rPr>
      </w:pPr>
      <w:r>
        <w:rPr>
          <w:rFonts w:ascii="Times New Roman" w:hAnsi="Times New Roman"/>
          <w:sz w:val="24"/>
          <w:szCs w:val="24"/>
        </w:rPr>
        <w:t>For groundfish, population estimates were taken from recent stock assessment model results for Pacific cod (Thompson and Thorson, 2019), and flathead sole (McGilliard et al. 2019). For Pacific cod, we used abundance estimates for ages 3-7 only, because cod of size 30-59 cm, generally corresponding to these ages, feed more heavily on juvenile Tanner crab than those ≥ 60 cm (Livingston 1989).</w:t>
      </w:r>
      <w:r w:rsidRPr="00AA3FD3">
        <w:rPr>
          <w:rFonts w:ascii="Times New Roman" w:hAnsi="Times New Roman"/>
          <w:sz w:val="24"/>
          <w:szCs w:val="24"/>
        </w:rPr>
        <w:t xml:space="preserve"> </w:t>
      </w:r>
      <w:r>
        <w:rPr>
          <w:rFonts w:ascii="Times New Roman" w:hAnsi="Times New Roman"/>
          <w:sz w:val="24"/>
          <w:szCs w:val="24"/>
        </w:rPr>
        <w:t xml:space="preserve">Three-year rolling averages were then calculated as per procedures used for previous covariates. For flathead sole, we considered the minimum age likely capable of feeding on juvenile Tanner crab based on mean fish length-at-age (McGilliard et al. 2019), estimated maximum gape size based on visual comparison of mouth and body sizes, and mean crab size-at-age (Rugolo &amp; Turnock 2011). Based on these considerations, we used estimated total biomass for age 3+ flathead sole to represent the age groups capable of consuming juvenile Tanner crab. </w:t>
      </w:r>
    </w:p>
    <w:p w14:paraId="4CBC75B1" w14:textId="03CDFB14" w:rsidR="00A954F5" w:rsidRDefault="00525AD2" w:rsidP="0021123B">
      <w:pPr>
        <w:spacing w:after="0" w:line="480" w:lineRule="auto"/>
        <w:ind w:firstLine="720"/>
        <w:contextualSpacing/>
        <w:rPr>
          <w:rFonts w:ascii="Times New Roman" w:hAnsi="Times New Roman"/>
          <w:sz w:val="24"/>
          <w:szCs w:val="24"/>
          <w:u w:val="single"/>
        </w:rPr>
      </w:pPr>
      <w:r>
        <w:rPr>
          <w:rFonts w:ascii="Times New Roman" w:hAnsi="Times New Roman"/>
          <w:sz w:val="24"/>
          <w:szCs w:val="24"/>
        </w:rPr>
        <w:t xml:space="preserve">Data for the Arctic Oscillation </w:t>
      </w:r>
      <w:r w:rsidR="003D6F6C">
        <w:rPr>
          <w:rFonts w:ascii="Times New Roman" w:hAnsi="Times New Roman"/>
          <w:sz w:val="24"/>
          <w:szCs w:val="24"/>
        </w:rPr>
        <w:t xml:space="preserve">(AO, Thompson and Wallace 1998) </w:t>
      </w:r>
      <w:r>
        <w:rPr>
          <w:rFonts w:ascii="Times New Roman" w:hAnsi="Times New Roman"/>
          <w:sz w:val="24"/>
          <w:szCs w:val="24"/>
        </w:rPr>
        <w:t>and Pacific Decadal Oscillation (PDO</w:t>
      </w:r>
      <w:r w:rsidR="00B21F04">
        <w:rPr>
          <w:rFonts w:ascii="Times New Roman" w:hAnsi="Times New Roman"/>
          <w:sz w:val="24"/>
          <w:szCs w:val="24"/>
        </w:rPr>
        <w:t xml:space="preserve">, </w:t>
      </w:r>
      <w:r w:rsidR="003D6F6C">
        <w:rPr>
          <w:rFonts w:ascii="Times New Roman" w:hAnsi="Times New Roman"/>
          <w:sz w:val="24"/>
          <w:szCs w:val="24"/>
        </w:rPr>
        <w:t>Hare 1996</w:t>
      </w:r>
      <w:r>
        <w:rPr>
          <w:rFonts w:ascii="Times New Roman" w:hAnsi="Times New Roman"/>
          <w:sz w:val="24"/>
          <w:szCs w:val="24"/>
        </w:rPr>
        <w:t xml:space="preserve">) were obtained from </w:t>
      </w:r>
      <w:hyperlink r:id="rId10" w:history="1">
        <w:r w:rsidRPr="008D52CB">
          <w:rPr>
            <w:rStyle w:val="Hyperlink"/>
            <w:rFonts w:ascii="Times New Roman" w:hAnsi="Times New Roman"/>
            <w:sz w:val="24"/>
            <w:szCs w:val="24"/>
          </w:rPr>
          <w:t>https://www.ncdc.noaa.gov/teleconnections/</w:t>
        </w:r>
      </w:hyperlink>
      <w:r>
        <w:rPr>
          <w:rFonts w:ascii="Times New Roman" w:hAnsi="Times New Roman"/>
          <w:sz w:val="24"/>
          <w:szCs w:val="24"/>
        </w:rPr>
        <w:t>. We used winter data for the PDO (December- February mean for the year corresponding to January). Winter values of the AO</w:t>
      </w:r>
      <w:r w:rsidR="003D6F6C">
        <w:rPr>
          <w:rFonts w:ascii="Times New Roman" w:hAnsi="Times New Roman"/>
          <w:sz w:val="24"/>
          <w:szCs w:val="24"/>
        </w:rPr>
        <w:t xml:space="preserve"> </w:t>
      </w:r>
      <w:r>
        <w:rPr>
          <w:rFonts w:ascii="Times New Roman" w:hAnsi="Times New Roman"/>
          <w:sz w:val="24"/>
          <w:szCs w:val="24"/>
        </w:rPr>
        <w:t xml:space="preserve">were calculated as January- March means. </w:t>
      </w:r>
      <w:r w:rsidR="00AB1C3D">
        <w:rPr>
          <w:rFonts w:ascii="Times New Roman" w:hAnsi="Times New Roman"/>
          <w:sz w:val="24"/>
          <w:szCs w:val="24"/>
        </w:rPr>
        <w:t>Two and t</w:t>
      </w:r>
      <w:r>
        <w:rPr>
          <w:rFonts w:ascii="Times New Roman" w:hAnsi="Times New Roman"/>
          <w:sz w:val="24"/>
          <w:szCs w:val="24"/>
        </w:rPr>
        <w:t xml:space="preserve">hree-year rolling averages were then calculated for each index using the same procedures as applied </w:t>
      </w:r>
      <w:r>
        <w:rPr>
          <w:rFonts w:ascii="Times New Roman" w:hAnsi="Times New Roman"/>
          <w:sz w:val="24"/>
          <w:szCs w:val="24"/>
        </w:rPr>
        <w:lastRenderedPageBreak/>
        <w:t xml:space="preserve">for NBT. May – June Sea surface temperature (SST MJ), estimates were obtained from the Extended Reconstructed Sea Surface Temperature (ERSST) v5 dataset (Huang et al. 2017), available from </w:t>
      </w:r>
      <w:hyperlink r:id="rId11" w:history="1">
        <w:r w:rsidRPr="008D52CB">
          <w:rPr>
            <w:rStyle w:val="Hyperlink"/>
            <w:rFonts w:ascii="Times New Roman" w:hAnsi="Times New Roman"/>
            <w:sz w:val="24"/>
            <w:szCs w:val="24"/>
          </w:rPr>
          <w:t>https://www.ncdc.noaa.gov/data-access/marineocean-data/extended-reconstructed-sea-surface-temperature-ersst-v5</w:t>
        </w:r>
      </w:hyperlink>
      <w:r>
        <w:rPr>
          <w:rFonts w:ascii="Times New Roman" w:hAnsi="Times New Roman"/>
          <w:sz w:val="24"/>
          <w:szCs w:val="24"/>
        </w:rPr>
        <w:t>. Estimates for the months of May, June and July</w:t>
      </w:r>
      <w:r w:rsidR="00AB1C3D">
        <w:rPr>
          <w:rFonts w:ascii="Times New Roman" w:hAnsi="Times New Roman"/>
          <w:sz w:val="24"/>
          <w:szCs w:val="24"/>
        </w:rPr>
        <w:t>,</w:t>
      </w:r>
      <w:r>
        <w:rPr>
          <w:rFonts w:ascii="Times New Roman" w:hAnsi="Times New Roman"/>
          <w:sz w:val="24"/>
          <w:szCs w:val="24"/>
        </w:rPr>
        <w:t xml:space="preserve"> and corresponding to the EBS region were extracted, and averaged annually. Finally, </w:t>
      </w:r>
      <w:r w:rsidR="00B575BD">
        <w:rPr>
          <w:rFonts w:ascii="Times New Roman" w:hAnsi="Times New Roman"/>
          <w:sz w:val="24"/>
          <w:szCs w:val="24"/>
        </w:rPr>
        <w:t xml:space="preserve">northwestern </w:t>
      </w:r>
      <w:r>
        <w:rPr>
          <w:rFonts w:ascii="Times New Roman" w:hAnsi="Times New Roman"/>
          <w:sz w:val="24"/>
          <w:szCs w:val="24"/>
        </w:rPr>
        <w:t xml:space="preserve">and southeastern wind vector components during the summer (May-September) were resolved via analysis of v- and u-components from the NCAR-NCEP database, obtained from </w:t>
      </w:r>
      <w:hyperlink r:id="rId12" w:history="1">
        <w:r w:rsidRPr="008D52CB">
          <w:rPr>
            <w:rStyle w:val="Hyperlink"/>
            <w:rFonts w:ascii="Times New Roman" w:hAnsi="Times New Roman"/>
            <w:sz w:val="24"/>
            <w:szCs w:val="24"/>
          </w:rPr>
          <w:t>http://apdrc.soest.hawaii.edu/erddap/griddap/</w:t>
        </w:r>
      </w:hyperlink>
      <w:r w:rsidR="00B575BD">
        <w:rPr>
          <w:rFonts w:ascii="Times New Roman" w:hAnsi="Times New Roman"/>
          <w:sz w:val="24"/>
          <w:szCs w:val="24"/>
        </w:rPr>
        <w:t>. Monthly proportions of days with wind from the specified direction were calculated, then averaged by year.</w:t>
      </w:r>
      <w:r>
        <w:rPr>
          <w:rFonts w:ascii="Times New Roman" w:hAnsi="Times New Roman"/>
          <w:sz w:val="24"/>
          <w:szCs w:val="24"/>
        </w:rPr>
        <w:t xml:space="preserve"> </w:t>
      </w:r>
    </w:p>
    <w:p w14:paraId="525F05FD" w14:textId="09DF0B2D" w:rsidR="00525AD2" w:rsidRPr="00632C42" w:rsidRDefault="00525AD2" w:rsidP="0021123B">
      <w:pPr>
        <w:spacing w:after="0" w:line="480" w:lineRule="auto"/>
        <w:contextualSpacing/>
        <w:rPr>
          <w:rFonts w:ascii="Times New Roman" w:hAnsi="Times New Roman"/>
          <w:sz w:val="24"/>
          <w:szCs w:val="24"/>
          <w:u w:val="single"/>
        </w:rPr>
      </w:pPr>
      <w:r>
        <w:rPr>
          <w:rFonts w:ascii="Times New Roman" w:hAnsi="Times New Roman"/>
          <w:sz w:val="24"/>
          <w:szCs w:val="24"/>
          <w:u w:val="single"/>
        </w:rPr>
        <w:t>Analysis</w:t>
      </w:r>
    </w:p>
    <w:p w14:paraId="453845BF" w14:textId="52AE54E0" w:rsidR="006C4BB4" w:rsidRDefault="006C4BB4" w:rsidP="0021123B">
      <w:pPr>
        <w:spacing w:after="0" w:line="480" w:lineRule="auto"/>
        <w:ind w:firstLine="720"/>
        <w:contextualSpacing/>
        <w:rPr>
          <w:rFonts w:ascii="Times New Roman" w:hAnsi="Times New Roman"/>
          <w:sz w:val="24"/>
          <w:szCs w:val="24"/>
        </w:rPr>
      </w:pPr>
      <w:r>
        <w:rPr>
          <w:rFonts w:ascii="Times New Roman" w:hAnsi="Times New Roman"/>
          <w:sz w:val="24"/>
          <w:szCs w:val="24"/>
        </w:rPr>
        <w:t>W</w:t>
      </w:r>
      <w:r w:rsidR="00A954F5">
        <w:rPr>
          <w:rFonts w:ascii="Times New Roman" w:hAnsi="Times New Roman"/>
          <w:sz w:val="24"/>
          <w:szCs w:val="24"/>
        </w:rPr>
        <w:t xml:space="preserve">e used </w:t>
      </w:r>
      <w:ins w:id="231" w:author="Jon.Richar" w:date="2024-08-01T11:12:00Z">
        <w:r w:rsidR="00EE30EA">
          <w:rPr>
            <w:rFonts w:ascii="Times New Roman" w:hAnsi="Times New Roman"/>
            <w:sz w:val="24"/>
            <w:szCs w:val="24"/>
          </w:rPr>
          <w:t>Generalized Additive Mixed Models (GAMMs)</w:t>
        </w:r>
      </w:ins>
      <w:ins w:id="232" w:author="Jon.Richar" w:date="2024-08-01T11:13:00Z">
        <w:r w:rsidR="00EE30EA">
          <w:rPr>
            <w:rFonts w:ascii="Times New Roman" w:hAnsi="Times New Roman"/>
            <w:sz w:val="24"/>
            <w:szCs w:val="24"/>
          </w:rPr>
          <w:t xml:space="preserve">, native to the R package </w:t>
        </w:r>
        <w:r w:rsidR="00EE30EA">
          <w:rPr>
            <w:rFonts w:ascii="Times New Roman" w:hAnsi="Times New Roman"/>
            <w:i/>
            <w:sz w:val="24"/>
            <w:szCs w:val="24"/>
          </w:rPr>
          <w:t>mgcv</w:t>
        </w:r>
        <w:r w:rsidR="00EE30EA">
          <w:rPr>
            <w:rFonts w:ascii="Times New Roman" w:hAnsi="Times New Roman"/>
            <w:sz w:val="24"/>
            <w:szCs w:val="24"/>
          </w:rPr>
          <w:t xml:space="preserve"> (</w:t>
        </w:r>
      </w:ins>
      <w:ins w:id="233" w:author="Jon.Richar" w:date="2024-08-02T11:26:00Z">
        <w:r w:rsidR="00650761">
          <w:rPr>
            <w:rFonts w:ascii="Times New Roman" w:hAnsi="Times New Roman"/>
            <w:sz w:val="24"/>
            <w:szCs w:val="24"/>
          </w:rPr>
          <w:t>Wood 2004</w:t>
        </w:r>
      </w:ins>
      <w:ins w:id="234" w:author="Jon.Richar" w:date="2024-08-02T14:32:00Z">
        <w:r w:rsidR="002D5DD0">
          <w:rPr>
            <w:rFonts w:ascii="Times New Roman" w:hAnsi="Times New Roman"/>
            <w:sz w:val="24"/>
            <w:szCs w:val="24"/>
          </w:rPr>
          <w:t>, 2017</w:t>
        </w:r>
      </w:ins>
      <w:ins w:id="235" w:author="Jon.Richar" w:date="2024-08-01T11:13:00Z">
        <w:r w:rsidR="00EE30EA">
          <w:rPr>
            <w:rFonts w:ascii="Times New Roman" w:hAnsi="Times New Roman"/>
            <w:sz w:val="24"/>
            <w:szCs w:val="24"/>
          </w:rPr>
          <w:t>)</w:t>
        </w:r>
      </w:ins>
      <w:del w:id="236" w:author="Jon.Richar" w:date="2024-08-01T11:12:00Z">
        <w:r w:rsidR="00A954F5" w:rsidDel="00EE30EA">
          <w:rPr>
            <w:rFonts w:ascii="Times New Roman" w:hAnsi="Times New Roman"/>
            <w:sz w:val="24"/>
            <w:szCs w:val="24"/>
          </w:rPr>
          <w:delText xml:space="preserve">the </w:delText>
        </w:r>
        <w:commentRangeStart w:id="237"/>
        <w:r w:rsidR="00A954F5" w:rsidDel="00EE30EA">
          <w:rPr>
            <w:rFonts w:ascii="Times New Roman" w:hAnsi="Times New Roman"/>
            <w:sz w:val="24"/>
            <w:szCs w:val="24"/>
          </w:rPr>
          <w:delText xml:space="preserve">linearized </w:delText>
        </w:r>
        <w:commentRangeEnd w:id="237"/>
        <w:r w:rsidR="00272CD6" w:rsidDel="00EE30EA">
          <w:rPr>
            <w:rStyle w:val="CommentReference"/>
          </w:rPr>
          <w:commentReference w:id="237"/>
        </w:r>
        <w:r w:rsidR="00A954F5" w:rsidDel="00EE30EA">
          <w:rPr>
            <w:rFonts w:ascii="Times New Roman" w:hAnsi="Times New Roman"/>
            <w:sz w:val="24"/>
            <w:szCs w:val="24"/>
          </w:rPr>
          <w:delText xml:space="preserve">version of the Ricker model </w:delText>
        </w:r>
        <w:r w:rsidDel="00EE30EA">
          <w:rPr>
            <w:rFonts w:ascii="Times New Roman" w:hAnsi="Times New Roman"/>
            <w:sz w:val="24"/>
            <w:szCs w:val="24"/>
          </w:rPr>
          <w:delText>i</w:delText>
        </w:r>
        <w:r w:rsidR="00A954F5" w:rsidDel="00EE30EA">
          <w:rPr>
            <w:rFonts w:ascii="Times New Roman" w:hAnsi="Times New Roman"/>
            <w:sz w:val="24"/>
            <w:szCs w:val="24"/>
          </w:rPr>
          <w:delText xml:space="preserve">n order </w:delText>
        </w:r>
      </w:del>
      <w:r w:rsidR="00A954F5">
        <w:rPr>
          <w:rFonts w:ascii="Times New Roman" w:hAnsi="Times New Roman"/>
          <w:sz w:val="24"/>
          <w:szCs w:val="24"/>
        </w:rPr>
        <w:t xml:space="preserve">to analyze the influence of density dependence </w:t>
      </w:r>
      <w:r>
        <w:rPr>
          <w:rFonts w:ascii="Times New Roman" w:hAnsi="Times New Roman"/>
          <w:sz w:val="24"/>
          <w:szCs w:val="24"/>
        </w:rPr>
        <w:t xml:space="preserve">and external covariates </w:t>
      </w:r>
      <w:r w:rsidR="00A954F5">
        <w:rPr>
          <w:rFonts w:ascii="Times New Roman" w:hAnsi="Times New Roman"/>
          <w:sz w:val="24"/>
          <w:szCs w:val="24"/>
        </w:rPr>
        <w:t>on Tanner crab productivity</w:t>
      </w:r>
      <w:r>
        <w:rPr>
          <w:rFonts w:ascii="Times New Roman" w:hAnsi="Times New Roman"/>
          <w:sz w:val="24"/>
          <w:szCs w:val="24"/>
        </w:rPr>
        <w:t xml:space="preserve"> (log recruits per spawner</w:t>
      </w:r>
      <w:del w:id="238" w:author="Jon.Richar" w:date="2024-08-02T14:37:00Z">
        <w:r w:rsidDel="002D5DD0">
          <w:rPr>
            <w:rFonts w:ascii="Times New Roman" w:hAnsi="Times New Roman"/>
            <w:sz w:val="24"/>
            <w:szCs w:val="24"/>
          </w:rPr>
          <w:delText>;</w:delText>
        </w:r>
      </w:del>
      <w:r>
        <w:rPr>
          <w:rFonts w:ascii="Times New Roman" w:hAnsi="Times New Roman"/>
          <w:sz w:val="24"/>
          <w:szCs w:val="24"/>
        </w:rPr>
        <w:t xml:space="preserve"> </w:t>
      </w:r>
      <w:del w:id="239" w:author="Jon.Richar" w:date="2024-08-02T14:37:00Z">
        <w:r w:rsidDel="002D5DD0">
          <w:rPr>
            <w:rFonts w:ascii="Times New Roman" w:hAnsi="Times New Roman"/>
            <w:sz w:val="24"/>
            <w:szCs w:val="24"/>
          </w:rPr>
          <w:delText>cite</w:delText>
        </w:r>
      </w:del>
      <w:ins w:id="240" w:author="Jon.Richar" w:date="2024-08-02T14:37:00Z">
        <w:r w:rsidR="002D5DD0">
          <w:rPr>
            <w:rFonts w:ascii="Times New Roman" w:hAnsi="Times New Roman"/>
            <w:sz w:val="24"/>
            <w:szCs w:val="24"/>
          </w:rPr>
          <w:t>(Haddon 2001</w:t>
        </w:r>
      </w:ins>
      <w:r>
        <w:rPr>
          <w:rFonts w:ascii="Times New Roman" w:hAnsi="Times New Roman"/>
          <w:sz w:val="24"/>
          <w:szCs w:val="24"/>
        </w:rPr>
        <w:t xml:space="preserve">). </w:t>
      </w:r>
      <w:ins w:id="241" w:author="Jon.Richar" w:date="2024-08-01T11:16:00Z">
        <w:r w:rsidR="00EE30EA">
          <w:rPr>
            <w:rFonts w:ascii="Times New Roman" w:hAnsi="Times New Roman"/>
            <w:sz w:val="24"/>
            <w:szCs w:val="24"/>
          </w:rPr>
          <w:t>Drivers for this procedural choice were that e</w:t>
        </w:r>
      </w:ins>
      <w:del w:id="242" w:author="Jon.Richar" w:date="2024-08-01T11:16:00Z">
        <w:r w:rsidDel="00EE30EA">
          <w:rPr>
            <w:rFonts w:ascii="Times New Roman" w:hAnsi="Times New Roman"/>
            <w:sz w:val="24"/>
            <w:szCs w:val="24"/>
          </w:rPr>
          <w:delText>E</w:delText>
        </w:r>
      </w:del>
      <w:r>
        <w:rPr>
          <w:rFonts w:ascii="Times New Roman" w:hAnsi="Times New Roman"/>
          <w:sz w:val="24"/>
          <w:szCs w:val="24"/>
        </w:rPr>
        <w:t xml:space="preserve">xploratory analysis indicated significant lag-1 autocorrelation in productivity time series, and we </w:t>
      </w:r>
      <w:del w:id="243" w:author="Jon.Richar" w:date="2024-08-01T11:16:00Z">
        <w:r w:rsidDel="00EE30EA">
          <w:rPr>
            <w:rFonts w:ascii="Times New Roman" w:hAnsi="Times New Roman"/>
            <w:sz w:val="24"/>
            <w:szCs w:val="24"/>
          </w:rPr>
          <w:delText>were also interested in</w:delText>
        </w:r>
      </w:del>
      <w:ins w:id="244" w:author="Jon.Richar" w:date="2024-08-01T11:16:00Z">
        <w:r w:rsidR="00EE30EA">
          <w:rPr>
            <w:rFonts w:ascii="Times New Roman" w:hAnsi="Times New Roman"/>
            <w:sz w:val="24"/>
            <w:szCs w:val="24"/>
          </w:rPr>
          <w:t>sought to</w:t>
        </w:r>
      </w:ins>
      <w:r>
        <w:rPr>
          <w:rFonts w:ascii="Times New Roman" w:hAnsi="Times New Roman"/>
          <w:sz w:val="24"/>
          <w:szCs w:val="24"/>
        </w:rPr>
        <w:t xml:space="preserve"> account</w:t>
      </w:r>
      <w:del w:id="245" w:author="Jon.Richar" w:date="2024-08-01T11:16:00Z">
        <w:r w:rsidDel="00EE30EA">
          <w:rPr>
            <w:rFonts w:ascii="Times New Roman" w:hAnsi="Times New Roman"/>
            <w:sz w:val="24"/>
            <w:szCs w:val="24"/>
          </w:rPr>
          <w:delText>ing</w:delText>
        </w:r>
      </w:del>
      <w:r>
        <w:rPr>
          <w:rFonts w:ascii="Times New Roman" w:hAnsi="Times New Roman"/>
          <w:sz w:val="24"/>
          <w:szCs w:val="24"/>
        </w:rPr>
        <w:t xml:space="preserve"> for possible non-linear effects o</w:t>
      </w:r>
      <w:r w:rsidR="00B65BD3">
        <w:rPr>
          <w:rFonts w:ascii="Times New Roman" w:hAnsi="Times New Roman"/>
          <w:sz w:val="24"/>
          <w:szCs w:val="24"/>
        </w:rPr>
        <w:t>f density on</w:t>
      </w:r>
      <w:r>
        <w:rPr>
          <w:rFonts w:ascii="Times New Roman" w:hAnsi="Times New Roman"/>
          <w:sz w:val="24"/>
          <w:szCs w:val="24"/>
        </w:rPr>
        <w:t xml:space="preserve"> productivity</w:t>
      </w:r>
      <w:del w:id="246" w:author="Jon.Richar" w:date="2024-08-01T11:17:00Z">
        <w:r w:rsidDel="00EE30EA">
          <w:rPr>
            <w:rFonts w:ascii="Times New Roman" w:hAnsi="Times New Roman"/>
            <w:sz w:val="24"/>
            <w:szCs w:val="24"/>
          </w:rPr>
          <w:delText xml:space="preserve">, so we implemented the Ricker model in a </w:delText>
        </w:r>
      </w:del>
      <w:del w:id="247" w:author="Jon.Richar" w:date="2024-08-01T11:12:00Z">
        <w:r w:rsidDel="00EE30EA">
          <w:rPr>
            <w:rFonts w:ascii="Times New Roman" w:hAnsi="Times New Roman"/>
            <w:sz w:val="24"/>
            <w:szCs w:val="24"/>
          </w:rPr>
          <w:delText xml:space="preserve">Generalized Additive Mixed Model (GAMM) </w:delText>
        </w:r>
      </w:del>
      <w:del w:id="248" w:author="Jon.Richar" w:date="2024-08-01T11:17:00Z">
        <w:r w:rsidDel="00EE30EA">
          <w:rPr>
            <w:rFonts w:ascii="Times New Roman" w:hAnsi="Times New Roman"/>
            <w:sz w:val="24"/>
            <w:szCs w:val="24"/>
          </w:rPr>
          <w:delText>framework</w:delText>
        </w:r>
      </w:del>
      <w:del w:id="249" w:author="Jon.Richar" w:date="2024-08-01T11:13:00Z">
        <w:r w:rsidDel="00EE30EA">
          <w:rPr>
            <w:rFonts w:ascii="Times New Roman" w:hAnsi="Times New Roman"/>
            <w:sz w:val="24"/>
            <w:szCs w:val="24"/>
          </w:rPr>
          <w:delText xml:space="preserve">, using the R package </w:delText>
        </w:r>
        <w:r w:rsidDel="00EE30EA">
          <w:rPr>
            <w:rFonts w:ascii="Times New Roman" w:hAnsi="Times New Roman"/>
            <w:i/>
            <w:sz w:val="24"/>
            <w:szCs w:val="24"/>
          </w:rPr>
          <w:delText>mgcv</w:delText>
        </w:r>
        <w:r w:rsidDel="00EE30EA">
          <w:rPr>
            <w:rFonts w:ascii="Times New Roman" w:hAnsi="Times New Roman"/>
            <w:sz w:val="24"/>
            <w:szCs w:val="24"/>
          </w:rPr>
          <w:delText xml:space="preserve"> (cite):</w:delText>
        </w:r>
      </w:del>
      <w:ins w:id="250" w:author="Jon.Richar" w:date="2024-08-01T11:17:00Z">
        <w:r w:rsidR="00EE30EA">
          <w:rPr>
            <w:rFonts w:ascii="Times New Roman" w:hAnsi="Times New Roman"/>
            <w:sz w:val="24"/>
            <w:szCs w:val="24"/>
          </w:rPr>
          <w:t xml:space="preserve">. Resultant models </w:t>
        </w:r>
      </w:ins>
      <w:ins w:id="251" w:author="Jon.Richar" w:date="2024-08-01T11:23:00Z">
        <w:r w:rsidR="0045776A">
          <w:rPr>
            <w:rFonts w:ascii="Times New Roman" w:hAnsi="Times New Roman"/>
            <w:sz w:val="24"/>
            <w:szCs w:val="24"/>
          </w:rPr>
          <w:t>were of</w:t>
        </w:r>
      </w:ins>
      <w:ins w:id="252" w:author="Jon.Richar" w:date="2024-08-01T11:17:00Z">
        <w:r w:rsidR="00EE30EA">
          <w:rPr>
            <w:rFonts w:ascii="Times New Roman" w:hAnsi="Times New Roman"/>
            <w:sz w:val="24"/>
            <w:szCs w:val="24"/>
          </w:rPr>
          <w:t xml:space="preserve"> the form</w:t>
        </w:r>
      </w:ins>
    </w:p>
    <w:p w14:paraId="1AD89505" w14:textId="49DF8EC5" w:rsidR="006C4BB4" w:rsidRDefault="00D72562" w:rsidP="0011307B">
      <w:pPr>
        <w:spacing w:line="480" w:lineRule="auto"/>
        <w:ind w:left="2880" w:firstLine="720"/>
        <w:contextualSpacing/>
        <w:rPr>
          <w:rFonts w:ascii="Times New Roman" w:eastAsiaTheme="minorEastAsia" w:hAnsi="Times New Roman"/>
          <w:sz w:val="24"/>
          <w:szCs w:val="24"/>
        </w:rPr>
      </w:pPr>
      <m:oMath>
        <m:func>
          <m:funcPr>
            <m:ctrlPr>
              <w:rPr>
                <w:rFonts w:ascii="Cambria Math" w:hAnsi="Cambria Math"/>
                <w:i/>
                <w:sz w:val="24"/>
                <w:szCs w:val="24"/>
              </w:rPr>
            </m:ctrlPr>
          </m:funcPr>
          <m:fName>
            <m:r>
              <m:rPr>
                <m:sty m:val="p"/>
              </m:rPr>
              <w:rPr>
                <w:rFonts w:ascii="Cambria Math" w:hAnsi="Cambria Math"/>
                <w:sz w:val="24"/>
                <w:szCs w:val="24"/>
              </w:rPr>
              <m:t>ln</m:t>
            </m:r>
          </m:fName>
          <m:e>
            <m:d>
              <m:dPr>
                <m:ctrlPr>
                  <w:rPr>
                    <w:rFonts w:ascii="Cambria Math" w:hAnsi="Cambria Math"/>
                    <w:i/>
                    <w:sz w:val="24"/>
                    <w:szCs w:val="24"/>
                  </w:rPr>
                </m:ctrlPr>
              </m:dPr>
              <m:e>
                <m:f>
                  <m:fPr>
                    <m:ctrlPr>
                      <w:rPr>
                        <w:rFonts w:ascii="Cambria Math" w:hAnsi="Cambria Math"/>
                        <w:i/>
                        <w:sz w:val="24"/>
                        <w:szCs w:val="24"/>
                      </w:rPr>
                    </m:ctrlPr>
                  </m:fPr>
                  <m:num>
                    <m:r>
                      <w:rPr>
                        <w:rFonts w:ascii="Cambria Math" w:hAnsi="Cambria Math"/>
                        <w:sz w:val="24"/>
                        <w:szCs w:val="24"/>
                      </w:rPr>
                      <m:t>R</m:t>
                    </m:r>
                  </m:num>
                  <m:den>
                    <m:r>
                      <w:rPr>
                        <w:rFonts w:ascii="Cambria Math" w:hAnsi="Cambria Math"/>
                        <w:sz w:val="24"/>
                        <w:szCs w:val="24"/>
                      </w:rPr>
                      <m:t>S</m:t>
                    </m:r>
                  </m:den>
                </m:f>
              </m:e>
            </m:d>
          </m:e>
        </m:func>
        <m:r>
          <w:rPr>
            <w:rFonts w:ascii="Cambria Math" w:hAnsi="Cambria Math"/>
            <w:sz w:val="24"/>
            <w:szCs w:val="24"/>
          </w:rPr>
          <m:t>= α+f</m:t>
        </m:r>
        <m:d>
          <m:dPr>
            <m:ctrlPr>
              <w:rPr>
                <w:rFonts w:ascii="Cambria Math" w:hAnsi="Cambria Math"/>
                <w:i/>
                <w:sz w:val="24"/>
                <w:szCs w:val="24"/>
              </w:rPr>
            </m:ctrlPr>
          </m:dPr>
          <m:e>
            <m:r>
              <w:rPr>
                <w:rFonts w:ascii="Cambria Math" w:hAnsi="Cambria Math"/>
                <w:sz w:val="24"/>
                <w:szCs w:val="24"/>
              </w:rPr>
              <m:t>S</m:t>
            </m:r>
          </m:e>
        </m:d>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β</m:t>
            </m:r>
          </m:e>
          <m:sub>
            <m:r>
              <w:rPr>
                <w:rFonts w:ascii="Cambria Math" w:hAnsi="Cambria Math"/>
                <w:sz w:val="24"/>
                <w:szCs w:val="24"/>
              </w:rPr>
              <m:t>1</m:t>
            </m:r>
          </m:sub>
        </m:sSub>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i/>
                <w:sz w:val="24"/>
                <w:szCs w:val="24"/>
              </w:rPr>
            </m:ctrlPr>
          </m:sSubPr>
          <m:e>
            <m:sSub>
              <m:sSubPr>
                <m:ctrlPr>
                  <w:rPr>
                    <w:rFonts w:ascii="Cambria Math" w:hAnsi="Cambria Math"/>
                    <w:i/>
                    <w:sz w:val="24"/>
                    <w:szCs w:val="24"/>
                  </w:rPr>
                </m:ctrlPr>
              </m:sSubPr>
              <m:e>
                <m:r>
                  <w:rPr>
                    <w:rFonts w:ascii="Cambria Math" w:hAnsi="Cambria Math"/>
                    <w:sz w:val="24"/>
                    <w:szCs w:val="24"/>
                  </w:rPr>
                  <m:t>β</m:t>
                </m:r>
              </m:e>
              <m:sub>
                <m:r>
                  <w:rPr>
                    <w:rFonts w:ascii="Cambria Math" w:hAnsi="Cambria Math"/>
                    <w:sz w:val="24"/>
                    <w:szCs w:val="24"/>
                  </w:rPr>
                  <m:t>i</m:t>
                </m:r>
              </m:sub>
            </m:sSub>
            <m:r>
              <w:rPr>
                <w:rFonts w:ascii="Cambria Math" w:hAnsi="Cambria Math"/>
                <w:sz w:val="24"/>
                <w:szCs w:val="24"/>
              </w:rPr>
              <m:t>X</m:t>
            </m:r>
          </m:e>
          <m:sub>
            <m:r>
              <w:rPr>
                <w:rFonts w:ascii="Cambria Math" w:hAnsi="Cambria Math"/>
                <w:sz w:val="24"/>
                <w:szCs w:val="24"/>
              </w:rPr>
              <m:t>i</m:t>
            </m:r>
          </m:sub>
        </m:sSub>
        <m:r>
          <w:rPr>
            <w:rFonts w:ascii="Cambria Math" w:hAnsi="Cambria Math"/>
            <w:sz w:val="24"/>
            <w:szCs w:val="24"/>
          </w:rPr>
          <m:t>+</m:t>
        </m:r>
        <m:sSub>
          <m:sSubPr>
            <m:ctrlPr>
              <w:rPr>
                <w:rFonts w:ascii="Cambria Math" w:hAnsi="Cambria Math"/>
                <w:sz w:val="24"/>
                <w:szCs w:val="24"/>
                <w:lang w:val="el-GR"/>
              </w:rPr>
            </m:ctrlPr>
          </m:sSubPr>
          <m:e>
            <m:r>
              <w:rPr>
                <w:rFonts w:ascii="Cambria Math" w:hAnsi="Cambria Math"/>
                <w:sz w:val="24"/>
                <w:szCs w:val="24"/>
                <w:lang w:val="el-GR"/>
              </w:rPr>
              <m:t>ε</m:t>
            </m:r>
          </m:e>
          <m:sub>
            <m:r>
              <w:rPr>
                <w:rFonts w:ascii="Cambria Math" w:hAnsi="Cambria Math"/>
                <w:sz w:val="24"/>
                <w:szCs w:val="24"/>
                <w:lang w:val="el-GR"/>
              </w:rPr>
              <m:t>t</m:t>
            </m:r>
          </m:sub>
        </m:sSub>
        <m:r>
          <w:rPr>
            <w:rFonts w:ascii="Cambria Math" w:hAnsi="Cambria Math"/>
            <w:sz w:val="24"/>
            <w:szCs w:val="24"/>
          </w:rPr>
          <m:t xml:space="preserve"> </m:t>
        </m:r>
      </m:oMath>
      <w:r w:rsidR="006C4BB4">
        <w:rPr>
          <w:rFonts w:ascii="Times New Roman" w:eastAsiaTheme="minorEastAsia" w:hAnsi="Times New Roman"/>
          <w:sz w:val="24"/>
          <w:szCs w:val="24"/>
        </w:rPr>
        <w:tab/>
      </w:r>
    </w:p>
    <w:p w14:paraId="07A58C29" w14:textId="1B620604" w:rsidR="006C4BB4" w:rsidRPr="00880939" w:rsidRDefault="006C4BB4" w:rsidP="00880939">
      <w:pPr>
        <w:spacing w:line="480" w:lineRule="auto"/>
        <w:contextualSpacing/>
        <w:rPr>
          <w:rFonts w:ascii="Times New Roman" w:eastAsiaTheme="minorEastAsia" w:hAnsi="Times New Roman"/>
          <w:sz w:val="24"/>
          <w:szCs w:val="24"/>
        </w:rPr>
      </w:pPr>
      <w:r>
        <w:rPr>
          <w:rFonts w:ascii="Times New Roman" w:eastAsiaTheme="minorEastAsia" w:hAnsi="Times New Roman"/>
          <w:sz w:val="24"/>
          <w:szCs w:val="24"/>
        </w:rPr>
        <w:t xml:space="preserve">Where </w:t>
      </w:r>
      <w:r w:rsidRPr="0011307B">
        <w:rPr>
          <w:rFonts w:ascii="Times New Roman" w:eastAsiaTheme="minorEastAsia" w:hAnsi="Times New Roman"/>
          <w:i/>
          <w:sz w:val="24"/>
          <w:szCs w:val="24"/>
        </w:rPr>
        <w:t>R</w:t>
      </w:r>
      <w:r w:rsidRPr="0011307B">
        <w:rPr>
          <w:rFonts w:ascii="Times New Roman" w:eastAsiaTheme="minorEastAsia" w:hAnsi="Times New Roman"/>
          <w:sz w:val="24"/>
          <w:szCs w:val="24"/>
        </w:rPr>
        <w:t xml:space="preserve"> </w:t>
      </w:r>
      <w:r>
        <w:rPr>
          <w:rFonts w:ascii="Times New Roman" w:eastAsiaTheme="minorEastAsia" w:hAnsi="Times New Roman"/>
          <w:sz w:val="24"/>
          <w:szCs w:val="24"/>
        </w:rPr>
        <w:t xml:space="preserve">is the abundance of juvenile crab in year </w:t>
      </w:r>
      <w:r w:rsidRPr="0011307B">
        <w:rPr>
          <w:rFonts w:ascii="Times New Roman" w:eastAsiaTheme="minorEastAsia" w:hAnsi="Times New Roman"/>
          <w:i/>
          <w:sz w:val="24"/>
          <w:szCs w:val="24"/>
        </w:rPr>
        <w:t>t</w:t>
      </w:r>
      <w:r>
        <w:rPr>
          <w:rFonts w:ascii="Times New Roman" w:eastAsiaTheme="minorEastAsia" w:hAnsi="Times New Roman"/>
          <w:sz w:val="24"/>
          <w:szCs w:val="24"/>
        </w:rPr>
        <w:t xml:space="preserve">, </w:t>
      </w:r>
      <w:r w:rsidRPr="00880939">
        <w:rPr>
          <w:rFonts w:ascii="Times New Roman" w:eastAsiaTheme="minorEastAsia" w:hAnsi="Times New Roman"/>
          <w:i/>
          <w:sz w:val="24"/>
          <w:szCs w:val="24"/>
        </w:rPr>
        <w:t>S</w:t>
      </w:r>
      <w:r>
        <w:rPr>
          <w:rFonts w:ascii="Times New Roman" w:eastAsiaTheme="minorEastAsia" w:hAnsi="Times New Roman"/>
          <w:sz w:val="24"/>
          <w:szCs w:val="24"/>
        </w:rPr>
        <w:t xml:space="preserve"> is the </w:t>
      </w:r>
      <w:r w:rsidR="00B65BD3">
        <w:rPr>
          <w:rFonts w:ascii="Times New Roman" w:eastAsiaTheme="minorEastAsia" w:hAnsi="Times New Roman"/>
          <w:sz w:val="24"/>
          <w:szCs w:val="24"/>
        </w:rPr>
        <w:t xml:space="preserve">abundance of mature female crab in year </w:t>
      </w:r>
      <w:r w:rsidR="00B65BD3">
        <w:rPr>
          <w:rFonts w:ascii="Times New Roman" w:eastAsiaTheme="minorEastAsia" w:hAnsi="Times New Roman"/>
          <w:i/>
          <w:sz w:val="24"/>
          <w:szCs w:val="24"/>
        </w:rPr>
        <w:t>t</w:t>
      </w:r>
      <w:r w:rsidR="00B65BD3">
        <w:rPr>
          <w:rFonts w:ascii="Times New Roman" w:eastAsiaTheme="minorEastAsia" w:hAnsi="Times New Roman"/>
          <w:sz w:val="24"/>
          <w:szCs w:val="24"/>
        </w:rPr>
        <w:t xml:space="preserve">-3, </w:t>
      </w:r>
      <w:r w:rsidRPr="00880939">
        <w:rPr>
          <w:rFonts w:ascii="Times New Roman" w:eastAsiaTheme="minorEastAsia" w:hAnsi="Times New Roman" w:cs="Times New Roman"/>
          <w:i/>
          <w:sz w:val="24"/>
          <w:szCs w:val="24"/>
        </w:rPr>
        <w:t>α</w:t>
      </w:r>
      <w:r w:rsidRPr="0011307B">
        <w:rPr>
          <w:rFonts w:ascii="Times New Roman" w:eastAsiaTheme="minorEastAsia" w:hAnsi="Times New Roman"/>
          <w:sz w:val="24"/>
          <w:szCs w:val="24"/>
        </w:rPr>
        <w:t xml:space="preserve"> is the intercept/productivity term, </w:t>
      </w:r>
      <w:r w:rsidRPr="0011307B">
        <w:rPr>
          <w:rFonts w:ascii="Times New Roman" w:eastAsiaTheme="minorEastAsia" w:hAnsi="Times New Roman" w:cs="Times New Roman"/>
          <w:sz w:val="24"/>
          <w:szCs w:val="24"/>
        </w:rPr>
        <w:t>ƒ</w:t>
      </w:r>
      <w:r w:rsidR="00501D4F">
        <w:rPr>
          <w:rFonts w:ascii="Times New Roman" w:eastAsiaTheme="minorEastAsia" w:hAnsi="Times New Roman"/>
          <w:sz w:val="24"/>
          <w:szCs w:val="24"/>
        </w:rPr>
        <w:t xml:space="preserve"> is a</w:t>
      </w:r>
      <w:r w:rsidRPr="0011307B">
        <w:rPr>
          <w:rFonts w:ascii="Times New Roman" w:eastAsiaTheme="minorEastAsia" w:hAnsi="Times New Roman"/>
          <w:sz w:val="24"/>
          <w:szCs w:val="24"/>
        </w:rPr>
        <w:t xml:space="preserve"> </w:t>
      </w:r>
      <w:r w:rsidR="00B65BD3">
        <w:rPr>
          <w:rFonts w:ascii="Times New Roman" w:eastAsiaTheme="minorEastAsia" w:hAnsi="Times New Roman"/>
          <w:sz w:val="24"/>
          <w:szCs w:val="24"/>
        </w:rPr>
        <w:t xml:space="preserve">semi-parametric </w:t>
      </w:r>
      <w:r w:rsidRPr="0011307B">
        <w:rPr>
          <w:rFonts w:ascii="Times New Roman" w:eastAsiaTheme="minorEastAsia" w:hAnsi="Times New Roman"/>
          <w:sz w:val="24"/>
          <w:szCs w:val="24"/>
        </w:rPr>
        <w:t>smooth function</w:t>
      </w:r>
      <w:r w:rsidR="007D5B6B">
        <w:rPr>
          <w:rFonts w:ascii="Times New Roman" w:eastAsiaTheme="minorEastAsia" w:hAnsi="Times New Roman"/>
          <w:sz w:val="24"/>
          <w:szCs w:val="24"/>
        </w:rPr>
        <w:t xml:space="preserve">, </w:t>
      </w:r>
      <m:oMath>
        <m:sSub>
          <m:sSubPr>
            <m:ctrlPr>
              <w:rPr>
                <w:rFonts w:ascii="Cambria Math" w:hAnsi="Cambria Math"/>
                <w:i/>
                <w:sz w:val="24"/>
                <w:szCs w:val="24"/>
              </w:rPr>
            </m:ctrlPr>
          </m:sSubPr>
          <m:e>
            <m:r>
              <w:rPr>
                <w:rFonts w:ascii="Cambria Math" w:hAnsi="Cambria Math"/>
                <w:sz w:val="24"/>
                <w:szCs w:val="24"/>
              </w:rPr>
              <m:t>β</m:t>
            </m:r>
          </m:e>
          <m:sub>
            <m:r>
              <w:rPr>
                <w:rFonts w:ascii="Cambria Math" w:hAnsi="Cambria Math"/>
                <w:sz w:val="24"/>
                <w:szCs w:val="24"/>
              </w:rPr>
              <m:t>1</m:t>
            </m:r>
          </m:sub>
        </m:sSub>
      </m:oMath>
      <w:r w:rsidR="007D5B6B">
        <w:rPr>
          <w:rFonts w:ascii="Times New Roman" w:eastAsiaTheme="minorEastAsia" w:hAnsi="Times New Roman"/>
          <w:sz w:val="24"/>
          <w:szCs w:val="24"/>
        </w:rPr>
        <w:t xml:space="preserve"> are linear slopes, </w:t>
      </w:r>
      <w:r w:rsidRPr="00EE3F36">
        <w:rPr>
          <w:rFonts w:ascii="Times New Roman" w:eastAsiaTheme="minorEastAsia" w:hAnsi="Times New Roman"/>
          <w:i/>
          <w:sz w:val="24"/>
          <w:szCs w:val="24"/>
        </w:rPr>
        <w:t>X</w:t>
      </w:r>
      <w:r w:rsidRPr="00EE3F36">
        <w:rPr>
          <w:rFonts w:ascii="Times New Roman" w:eastAsiaTheme="minorEastAsia" w:hAnsi="Times New Roman"/>
          <w:i/>
          <w:sz w:val="24"/>
          <w:szCs w:val="24"/>
          <w:vertAlign w:val="subscript"/>
        </w:rPr>
        <w:t>i</w:t>
      </w:r>
      <w:r>
        <w:rPr>
          <w:rFonts w:ascii="Times New Roman" w:eastAsiaTheme="minorEastAsia" w:hAnsi="Times New Roman"/>
          <w:sz w:val="24"/>
          <w:szCs w:val="24"/>
        </w:rPr>
        <w:t xml:space="preserve"> are </w:t>
      </w:r>
      <w:r w:rsidR="007D5B6B">
        <w:rPr>
          <w:rFonts w:ascii="Times New Roman" w:eastAsiaTheme="minorEastAsia" w:hAnsi="Times New Roman"/>
          <w:sz w:val="24"/>
          <w:szCs w:val="24"/>
        </w:rPr>
        <w:t>external</w:t>
      </w:r>
      <w:r>
        <w:rPr>
          <w:rFonts w:ascii="Times New Roman" w:eastAsiaTheme="minorEastAsia" w:hAnsi="Times New Roman"/>
          <w:sz w:val="24"/>
          <w:szCs w:val="24"/>
        </w:rPr>
        <w:t xml:space="preserve"> covariates and </w:t>
      </w:r>
      <w:r>
        <w:rPr>
          <w:rFonts w:ascii="Times New Roman" w:eastAsiaTheme="minorEastAsia" w:hAnsi="Times New Roman" w:cs="Times New Roman"/>
          <w:sz w:val="24"/>
          <w:szCs w:val="24"/>
        </w:rPr>
        <w:t>ε</w:t>
      </w:r>
      <w:r w:rsidRPr="00880939">
        <w:rPr>
          <w:rFonts w:ascii="Times New Roman" w:eastAsiaTheme="minorEastAsia" w:hAnsi="Times New Roman" w:cs="Times New Roman"/>
          <w:i/>
          <w:sz w:val="24"/>
          <w:szCs w:val="24"/>
          <w:vertAlign w:val="subscript"/>
        </w:rPr>
        <w:t>t</w:t>
      </w:r>
      <w:r>
        <w:rPr>
          <w:rFonts w:ascii="Times New Roman" w:eastAsiaTheme="minorEastAsia" w:hAnsi="Times New Roman"/>
          <w:sz w:val="24"/>
          <w:szCs w:val="24"/>
        </w:rPr>
        <w:t xml:space="preserve"> is the </w:t>
      </w:r>
      <w:r w:rsidR="00501D4F">
        <w:rPr>
          <w:rFonts w:ascii="Times New Roman" w:eastAsiaTheme="minorEastAsia" w:hAnsi="Times New Roman"/>
          <w:sz w:val="24"/>
          <w:szCs w:val="24"/>
        </w:rPr>
        <w:t>residual</w:t>
      </w:r>
      <w:r>
        <w:rPr>
          <w:rFonts w:ascii="Times New Roman" w:eastAsiaTheme="minorEastAsia" w:hAnsi="Times New Roman"/>
          <w:sz w:val="24"/>
          <w:szCs w:val="24"/>
        </w:rPr>
        <w:t xml:space="preserve"> error term </w:t>
      </w:r>
      <w:r w:rsidR="00501D4F">
        <w:rPr>
          <w:rFonts w:ascii="Times New Roman" w:eastAsiaTheme="minorEastAsia" w:hAnsi="Times New Roman"/>
          <w:sz w:val="24"/>
          <w:szCs w:val="24"/>
        </w:rPr>
        <w:t xml:space="preserve">at time </w:t>
      </w:r>
      <w:r w:rsidR="00501D4F">
        <w:rPr>
          <w:rFonts w:ascii="Times New Roman" w:eastAsiaTheme="minorEastAsia" w:hAnsi="Times New Roman"/>
          <w:i/>
          <w:sz w:val="24"/>
          <w:szCs w:val="24"/>
        </w:rPr>
        <w:t>t</w:t>
      </w:r>
      <w:r>
        <w:rPr>
          <w:rFonts w:ascii="Times New Roman" w:eastAsiaTheme="minorEastAsia" w:hAnsi="Times New Roman"/>
          <w:sz w:val="24"/>
          <w:szCs w:val="24"/>
        </w:rPr>
        <w:t>.</w:t>
      </w:r>
      <w:r w:rsidR="00501D4F">
        <w:rPr>
          <w:rFonts w:ascii="Times New Roman" w:eastAsiaTheme="minorEastAsia" w:hAnsi="Times New Roman"/>
          <w:sz w:val="24"/>
          <w:szCs w:val="24"/>
        </w:rPr>
        <w:t xml:space="preserve"> To account for autocorrelation, we modeled residuals with first-order autocorrelation:</w:t>
      </w:r>
      <w:r>
        <w:rPr>
          <w:rFonts w:ascii="Times New Roman" w:eastAsiaTheme="minorEastAsia" w:hAnsi="Times New Roman"/>
          <w:sz w:val="24"/>
          <w:szCs w:val="24"/>
        </w:rPr>
        <w:t xml:space="preserve"> </w:t>
      </w:r>
    </w:p>
    <w:p w14:paraId="15C6C52E" w14:textId="4A4AE860" w:rsidR="00525AD2" w:rsidRDefault="00525AD2" w:rsidP="00525AD2">
      <w:pPr>
        <w:tabs>
          <w:tab w:val="center" w:pos="4500"/>
          <w:tab w:val="right" w:pos="9360"/>
        </w:tabs>
        <w:spacing w:line="480" w:lineRule="auto"/>
        <w:contextualSpacing/>
        <w:rPr>
          <w:rFonts w:ascii="Times New Roman" w:hAnsi="Times New Roman"/>
          <w:sz w:val="24"/>
          <w:szCs w:val="24"/>
          <w:vertAlign w:val="subscript"/>
        </w:rPr>
      </w:pPr>
      <w:r>
        <w:rPr>
          <w:rFonts w:ascii="Times New Roman" w:hAnsi="Times New Roman"/>
          <w:sz w:val="24"/>
          <w:szCs w:val="24"/>
        </w:rPr>
        <w:lastRenderedPageBreak/>
        <w:tab/>
      </w:r>
      <w:r w:rsidRPr="00DB197C">
        <w:rPr>
          <w:rFonts w:ascii="Times New Roman" w:hAnsi="Times New Roman"/>
          <w:sz w:val="24"/>
          <w:szCs w:val="24"/>
          <w:lang w:val="el-GR"/>
        </w:rPr>
        <w:t>ε</w:t>
      </w:r>
      <w:r w:rsidRPr="00DE0349">
        <w:rPr>
          <w:rFonts w:ascii="Times New Roman" w:hAnsi="Times New Roman"/>
          <w:i/>
          <w:sz w:val="24"/>
          <w:szCs w:val="24"/>
          <w:vertAlign w:val="subscript"/>
        </w:rPr>
        <w:t>t</w:t>
      </w:r>
      <w:r w:rsidRPr="00DB197C">
        <w:rPr>
          <w:rFonts w:ascii="Times New Roman" w:hAnsi="Times New Roman"/>
          <w:sz w:val="24"/>
          <w:szCs w:val="24"/>
        </w:rPr>
        <w:t xml:space="preserve"> = </w:t>
      </w:r>
      <w:r w:rsidRPr="0066303A">
        <w:rPr>
          <w:rFonts w:ascii="Times New Roman" w:hAnsi="Times New Roman"/>
          <w:sz w:val="24"/>
          <w:szCs w:val="24"/>
          <w:lang w:val="el-GR"/>
        </w:rPr>
        <w:t>φ</w:t>
      </w:r>
      <w:r w:rsidRPr="0066303A">
        <w:rPr>
          <w:rFonts w:ascii="Times New Roman" w:hAnsi="Times New Roman"/>
          <w:sz w:val="24"/>
          <w:szCs w:val="24"/>
        </w:rPr>
        <w:t xml:space="preserve"> </w:t>
      </w:r>
      <w:r w:rsidRPr="0066303A">
        <w:rPr>
          <w:rFonts w:ascii="Times New Roman" w:hAnsi="Times New Roman"/>
          <w:sz w:val="24"/>
          <w:szCs w:val="24"/>
          <w:lang w:val="el-GR"/>
        </w:rPr>
        <w:t>ε</w:t>
      </w:r>
      <w:r w:rsidRPr="00B669E0">
        <w:rPr>
          <w:rFonts w:ascii="Times New Roman" w:hAnsi="Times New Roman"/>
          <w:i/>
          <w:sz w:val="24"/>
          <w:szCs w:val="24"/>
          <w:vertAlign w:val="subscript"/>
        </w:rPr>
        <w:t>t</w:t>
      </w:r>
      <w:r w:rsidRPr="0066303A">
        <w:rPr>
          <w:rFonts w:ascii="Times New Roman" w:hAnsi="Times New Roman"/>
          <w:sz w:val="24"/>
          <w:szCs w:val="24"/>
          <w:vertAlign w:val="subscript"/>
        </w:rPr>
        <w:t>-1</w:t>
      </w:r>
      <w:r>
        <w:rPr>
          <w:rFonts w:ascii="Times New Roman" w:hAnsi="Times New Roman"/>
          <w:sz w:val="24"/>
          <w:szCs w:val="24"/>
          <w:vertAlign w:val="subscript"/>
        </w:rPr>
        <w:t xml:space="preserve"> </w:t>
      </w:r>
      <w:r w:rsidRPr="00DB197C">
        <w:rPr>
          <w:rFonts w:ascii="Times New Roman" w:hAnsi="Times New Roman"/>
          <w:sz w:val="24"/>
          <w:szCs w:val="24"/>
        </w:rPr>
        <w:t>+</w:t>
      </w:r>
      <w:r>
        <w:rPr>
          <w:rFonts w:ascii="Times New Roman" w:hAnsi="Times New Roman"/>
          <w:sz w:val="24"/>
          <w:szCs w:val="24"/>
        </w:rPr>
        <w:t xml:space="preserve"> </w:t>
      </w:r>
      <w:r w:rsidRPr="00DB197C">
        <w:rPr>
          <w:rFonts w:ascii="Times New Roman" w:hAnsi="Times New Roman"/>
          <w:sz w:val="24"/>
          <w:szCs w:val="24"/>
          <w:lang w:val="el-GR"/>
        </w:rPr>
        <w:t>ν</w:t>
      </w:r>
      <w:r w:rsidRPr="00385F7A">
        <w:rPr>
          <w:rFonts w:ascii="Times New Roman" w:hAnsi="Times New Roman"/>
          <w:i/>
          <w:sz w:val="24"/>
          <w:szCs w:val="24"/>
          <w:vertAlign w:val="subscript"/>
        </w:rPr>
        <w:t>t</w:t>
      </w:r>
      <w:r w:rsidRPr="0066303A">
        <w:rPr>
          <w:rFonts w:ascii="Times New Roman" w:hAnsi="Times New Roman"/>
          <w:sz w:val="24"/>
          <w:szCs w:val="24"/>
          <w:vertAlign w:val="subscript"/>
        </w:rPr>
        <w:t xml:space="preserve"> </w:t>
      </w:r>
      <w:r>
        <w:rPr>
          <w:rFonts w:ascii="Times New Roman" w:hAnsi="Times New Roman"/>
          <w:sz w:val="24"/>
          <w:szCs w:val="24"/>
          <w:vertAlign w:val="subscript"/>
        </w:rPr>
        <w:t>,</w:t>
      </w:r>
      <w:r>
        <w:rPr>
          <w:rFonts w:ascii="Times New Roman" w:hAnsi="Times New Roman"/>
          <w:sz w:val="24"/>
          <w:szCs w:val="24"/>
          <w:vertAlign w:val="subscript"/>
        </w:rPr>
        <w:tab/>
      </w:r>
    </w:p>
    <w:p w14:paraId="08176B49" w14:textId="5ADA1AAE" w:rsidR="007D5B6B" w:rsidRDefault="00862B41" w:rsidP="00525AD2">
      <w:pPr>
        <w:spacing w:line="480" w:lineRule="auto"/>
        <w:contextualSpacing/>
        <w:rPr>
          <w:rFonts w:ascii="Times New Roman" w:hAnsi="Times New Roman"/>
          <w:sz w:val="24"/>
          <w:szCs w:val="24"/>
        </w:rPr>
      </w:pPr>
      <w:r w:rsidRPr="005D6CD3">
        <w:rPr>
          <w:rFonts w:ascii="Times New Roman" w:hAnsi="Times New Roman"/>
          <w:sz w:val="24"/>
          <w:szCs w:val="24"/>
        </w:rPr>
        <w:t>Where</w:t>
      </w:r>
      <w:r w:rsidR="00525AD2" w:rsidRPr="005D6CD3">
        <w:rPr>
          <w:rFonts w:ascii="Times New Roman" w:hAnsi="Times New Roman"/>
          <w:sz w:val="24"/>
          <w:szCs w:val="24"/>
        </w:rPr>
        <w:t xml:space="preserve"> </w:t>
      </w:r>
      <w:r w:rsidR="00525AD2" w:rsidRPr="00DB197C">
        <w:rPr>
          <w:rFonts w:ascii="Times New Roman" w:hAnsi="Times New Roman"/>
          <w:sz w:val="24"/>
          <w:szCs w:val="24"/>
          <w:lang w:val="el-GR"/>
        </w:rPr>
        <w:t>ν</w:t>
      </w:r>
      <w:r w:rsidR="00525AD2" w:rsidRPr="00385F7A">
        <w:rPr>
          <w:rFonts w:ascii="Times New Roman" w:hAnsi="Times New Roman"/>
          <w:i/>
          <w:sz w:val="24"/>
          <w:szCs w:val="24"/>
          <w:vertAlign w:val="subscript"/>
        </w:rPr>
        <w:t>t</w:t>
      </w:r>
      <w:r w:rsidR="00525AD2" w:rsidRPr="005D6CD3">
        <w:rPr>
          <w:rFonts w:ascii="Times New Roman" w:hAnsi="Times New Roman"/>
          <w:sz w:val="24"/>
          <w:szCs w:val="24"/>
        </w:rPr>
        <w:t xml:space="preserve"> is assumed to be Gaussian white noise</w:t>
      </w:r>
      <w:r w:rsidR="00525AD2">
        <w:rPr>
          <w:rFonts w:ascii="Times New Roman" w:hAnsi="Times New Roman"/>
          <w:sz w:val="24"/>
          <w:szCs w:val="24"/>
        </w:rPr>
        <w:t xml:space="preserve"> at time </w:t>
      </w:r>
      <w:r w:rsidR="00525AD2" w:rsidRPr="004F4AFF">
        <w:rPr>
          <w:rFonts w:ascii="Times New Roman" w:hAnsi="Times New Roman"/>
          <w:i/>
          <w:sz w:val="24"/>
          <w:szCs w:val="24"/>
        </w:rPr>
        <w:t>t</w:t>
      </w:r>
      <w:r w:rsidR="00525AD2" w:rsidRPr="005D6CD3">
        <w:rPr>
          <w:rFonts w:ascii="Times New Roman" w:hAnsi="Times New Roman"/>
          <w:sz w:val="24"/>
          <w:szCs w:val="24"/>
        </w:rPr>
        <w:t>, NID(0, σ</w:t>
      </w:r>
      <w:r w:rsidR="00525AD2" w:rsidRPr="005D6CD3">
        <w:rPr>
          <w:rFonts w:ascii="Times New Roman" w:hAnsi="Times New Roman"/>
          <w:sz w:val="24"/>
          <w:szCs w:val="24"/>
          <w:vertAlign w:val="superscript"/>
        </w:rPr>
        <w:t>2</w:t>
      </w:r>
      <w:r w:rsidR="00525AD2" w:rsidRPr="005D6CD3">
        <w:rPr>
          <w:rFonts w:ascii="Times New Roman" w:hAnsi="Times New Roman"/>
          <w:sz w:val="24"/>
          <w:szCs w:val="24"/>
          <w:vertAlign w:val="subscript"/>
        </w:rPr>
        <w:t>ν</w:t>
      </w:r>
      <w:r w:rsidR="00525AD2" w:rsidRPr="005D6CD3">
        <w:rPr>
          <w:rFonts w:ascii="Times New Roman" w:hAnsi="Times New Roman"/>
          <w:sz w:val="24"/>
          <w:szCs w:val="24"/>
        </w:rPr>
        <w:t xml:space="preserve">), and </w:t>
      </w:r>
      <w:r w:rsidR="00525AD2" w:rsidRPr="00DB197C">
        <w:rPr>
          <w:rFonts w:ascii="Times New Roman" w:hAnsi="Times New Roman"/>
          <w:sz w:val="24"/>
          <w:szCs w:val="24"/>
          <w:lang w:val="el-GR"/>
        </w:rPr>
        <w:t>φ</w:t>
      </w:r>
      <w:r w:rsidR="00525AD2" w:rsidRPr="005D6CD3">
        <w:rPr>
          <w:rFonts w:ascii="Times New Roman" w:hAnsi="Times New Roman"/>
          <w:sz w:val="24"/>
          <w:szCs w:val="24"/>
        </w:rPr>
        <w:t xml:space="preserve"> is the autocorrelation parameter such that</w:t>
      </w:r>
      <w:r w:rsidR="00525AD2">
        <w:rPr>
          <w:rFonts w:ascii="Times New Roman" w:hAnsi="Times New Roman"/>
          <w:sz w:val="24"/>
          <w:szCs w:val="24"/>
        </w:rPr>
        <w:t xml:space="preserve"> at lag </w:t>
      </w:r>
      <w:r w:rsidR="00525AD2" w:rsidRPr="004F4AFF">
        <w:rPr>
          <w:rFonts w:ascii="Times New Roman" w:hAnsi="Times New Roman"/>
          <w:i/>
          <w:sz w:val="24"/>
          <w:szCs w:val="24"/>
        </w:rPr>
        <w:t>t</w:t>
      </w:r>
      <w:r w:rsidR="00525AD2">
        <w:rPr>
          <w:rFonts w:ascii="Times New Roman" w:hAnsi="Times New Roman"/>
          <w:sz w:val="24"/>
          <w:szCs w:val="24"/>
        </w:rPr>
        <w:t>-1, -1 &lt;</w:t>
      </w:r>
      <w:r w:rsidR="00525AD2" w:rsidRPr="005D6CD3">
        <w:rPr>
          <w:rFonts w:ascii="Times New Roman" w:hAnsi="Times New Roman"/>
          <w:sz w:val="24"/>
          <w:szCs w:val="24"/>
        </w:rPr>
        <w:t xml:space="preserve"> </w:t>
      </w:r>
      <m:oMath>
        <m:d>
          <m:dPr>
            <m:begChr m:val="|"/>
            <m:endChr m:val="|"/>
            <m:ctrlPr>
              <w:rPr>
                <w:rFonts w:ascii="Cambria Math" w:hAnsi="Times New Roman"/>
                <w:i/>
                <w:sz w:val="24"/>
                <w:szCs w:val="24"/>
              </w:rPr>
            </m:ctrlPr>
          </m:dPr>
          <m:e>
            <m:r>
              <m:rPr>
                <m:sty m:val="p"/>
              </m:rPr>
              <w:rPr>
                <w:rFonts w:ascii="Cambria Math" w:hAnsi="Cambria Math"/>
                <w:sz w:val="24"/>
                <w:szCs w:val="24"/>
                <w:lang w:val="el-GR"/>
              </w:rPr>
              <m:t>φ</m:t>
            </m:r>
          </m:e>
        </m:d>
        <m:r>
          <w:rPr>
            <w:rFonts w:ascii="Cambria Math" w:hAnsi="Times New Roman"/>
            <w:sz w:val="24"/>
            <w:szCs w:val="24"/>
          </w:rPr>
          <m:t xml:space="preserve"> </m:t>
        </m:r>
      </m:oMath>
      <w:r w:rsidR="00525AD2" w:rsidRPr="005D6CD3">
        <w:rPr>
          <w:rFonts w:ascii="Times New Roman" w:hAnsi="Times New Roman"/>
          <w:sz w:val="24"/>
          <w:szCs w:val="24"/>
        </w:rPr>
        <w:t>&lt; 1, and σ</w:t>
      </w:r>
      <w:r w:rsidR="00525AD2" w:rsidRPr="005D6CD3">
        <w:rPr>
          <w:rFonts w:ascii="Times New Roman" w:hAnsi="Times New Roman"/>
          <w:sz w:val="24"/>
          <w:szCs w:val="24"/>
          <w:vertAlign w:val="superscript"/>
        </w:rPr>
        <w:t>2</w:t>
      </w:r>
      <w:r w:rsidR="00525AD2" w:rsidRPr="005D6CD3">
        <w:rPr>
          <w:rFonts w:ascii="Times New Roman" w:hAnsi="Times New Roman"/>
          <w:sz w:val="24"/>
          <w:szCs w:val="24"/>
        </w:rPr>
        <w:t>{ε</w:t>
      </w:r>
      <w:r w:rsidR="00525AD2" w:rsidRPr="001C03DB">
        <w:rPr>
          <w:rFonts w:ascii="Times New Roman" w:hAnsi="Times New Roman"/>
          <w:i/>
          <w:sz w:val="24"/>
          <w:szCs w:val="24"/>
          <w:vertAlign w:val="subscript"/>
        </w:rPr>
        <w:t>t</w:t>
      </w:r>
      <w:r w:rsidR="00525AD2" w:rsidRPr="005D6CD3">
        <w:rPr>
          <w:rFonts w:ascii="Times New Roman" w:hAnsi="Times New Roman"/>
          <w:sz w:val="24"/>
          <w:szCs w:val="24"/>
        </w:rPr>
        <w:t xml:space="preserve">} = </w:t>
      </w:r>
      <m:oMath>
        <m:f>
          <m:fPr>
            <m:ctrlPr>
              <w:rPr>
                <w:rFonts w:ascii="Cambria Math" w:hAnsi="Cambria Math"/>
                <w:sz w:val="24"/>
                <w:szCs w:val="24"/>
              </w:rPr>
            </m:ctrlPr>
          </m:fPr>
          <m:num>
            <m:r>
              <m:rPr>
                <m:sty m:val="p"/>
              </m:rPr>
              <w:rPr>
                <w:rFonts w:ascii="Cambria Math" w:hAnsi="Cambria Math"/>
                <w:sz w:val="24"/>
                <w:szCs w:val="24"/>
              </w:rPr>
              <m:t>σ</m:t>
            </m:r>
            <m:r>
              <w:rPr>
                <w:rFonts w:ascii="Cambria Math" w:hAnsi="Cambria Math"/>
                <w:sz w:val="24"/>
                <w:szCs w:val="24"/>
                <w:vertAlign w:val="superscript"/>
              </w:rPr>
              <m:t>2</m:t>
            </m:r>
            <m:ctrlPr>
              <w:rPr>
                <w:rFonts w:ascii="Cambria Math" w:hAnsi="Cambria Math"/>
                <w:sz w:val="24"/>
                <w:szCs w:val="24"/>
                <w:vertAlign w:val="superscript"/>
              </w:rPr>
            </m:ctrlPr>
          </m:num>
          <m:den>
            <m:r>
              <w:rPr>
                <w:rFonts w:ascii="Cambria Math" w:hAnsi="Cambria Math"/>
                <w:sz w:val="24"/>
                <w:szCs w:val="24"/>
              </w:rPr>
              <m:t xml:space="preserve">1- </m:t>
            </m:r>
            <m:r>
              <m:rPr>
                <m:sty m:val="p"/>
              </m:rPr>
              <w:rPr>
                <w:rFonts w:ascii="Cambria Math" w:hAnsi="Cambria Math"/>
                <w:sz w:val="24"/>
                <w:szCs w:val="24"/>
                <w:lang w:val="el-GR"/>
              </w:rPr>
              <m:t>φ</m:t>
            </m:r>
            <m:r>
              <w:rPr>
                <w:rFonts w:ascii="Cambria Math" w:hAnsi="Cambria Math"/>
                <w:sz w:val="24"/>
                <w:szCs w:val="24"/>
                <w:vertAlign w:val="superscript"/>
              </w:rPr>
              <m:t xml:space="preserve"> 2</m:t>
            </m:r>
            <m:ctrlPr>
              <w:rPr>
                <w:rFonts w:ascii="Cambria Math" w:hAnsi="Cambria Math"/>
                <w:sz w:val="24"/>
                <w:szCs w:val="24"/>
                <w:vertAlign w:val="superscript"/>
              </w:rPr>
            </m:ctrlPr>
          </m:den>
        </m:f>
      </m:oMath>
      <w:r w:rsidR="00525AD2">
        <w:rPr>
          <w:rFonts w:ascii="Times New Roman" w:hAnsi="Times New Roman"/>
          <w:sz w:val="24"/>
          <w:szCs w:val="24"/>
          <w:vertAlign w:val="superscript"/>
        </w:rPr>
        <w:t xml:space="preserve"> </w:t>
      </w:r>
      <w:r w:rsidR="00525AD2">
        <w:rPr>
          <w:rFonts w:ascii="Times New Roman" w:hAnsi="Times New Roman"/>
          <w:sz w:val="24"/>
          <w:szCs w:val="24"/>
        </w:rPr>
        <w:t>.</w:t>
      </w:r>
      <w:r w:rsidR="00501D4F">
        <w:rPr>
          <w:rFonts w:ascii="Times New Roman" w:hAnsi="Times New Roman"/>
          <w:sz w:val="24"/>
          <w:szCs w:val="24"/>
        </w:rPr>
        <w:t xml:space="preserve"> </w:t>
      </w:r>
    </w:p>
    <w:p w14:paraId="245FF89B" w14:textId="02A11EB5" w:rsidR="00525AD2" w:rsidRPr="002A6996" w:rsidRDefault="00501D4F" w:rsidP="0021123B">
      <w:pPr>
        <w:spacing w:after="0" w:line="480" w:lineRule="auto"/>
        <w:ind w:firstLine="720"/>
        <w:contextualSpacing/>
        <w:rPr>
          <w:rFonts w:ascii="Times New Roman" w:hAnsi="Times New Roman"/>
          <w:sz w:val="24"/>
          <w:szCs w:val="24"/>
        </w:rPr>
      </w:pPr>
      <w:r>
        <w:rPr>
          <w:rFonts w:ascii="Times New Roman" w:hAnsi="Times New Roman"/>
          <w:sz w:val="24"/>
          <w:szCs w:val="24"/>
        </w:rPr>
        <w:t xml:space="preserve">Exploratory analysis showed that fully semi-parametric models that fit smooth functions to all covariates were consistently out-performed in AICc comparison by models fitting a smooth to spawner density and a linear effect for other covariates, so we did not consider the fully semi-parametric models further. To avoid over-fitting the data, we limited the smooth functions to </w:t>
      </w:r>
      <w:r w:rsidR="00DD05D6">
        <w:rPr>
          <w:rFonts w:ascii="Times New Roman" w:hAnsi="Times New Roman"/>
          <w:sz w:val="24"/>
          <w:szCs w:val="24"/>
        </w:rPr>
        <w:t xml:space="preserve">two </w:t>
      </w:r>
      <w:r>
        <w:rPr>
          <w:rFonts w:ascii="Times New Roman" w:hAnsi="Times New Roman"/>
          <w:sz w:val="24"/>
          <w:szCs w:val="24"/>
        </w:rPr>
        <w:t xml:space="preserve">effective degrees of freedom (i.e., </w:t>
      </w:r>
      <w:r>
        <w:rPr>
          <w:rFonts w:ascii="Times New Roman" w:hAnsi="Times New Roman"/>
          <w:i/>
          <w:sz w:val="24"/>
          <w:szCs w:val="24"/>
        </w:rPr>
        <w:t xml:space="preserve">k </w:t>
      </w:r>
      <w:r>
        <w:rPr>
          <w:rFonts w:ascii="Times New Roman" w:hAnsi="Times New Roman"/>
          <w:sz w:val="24"/>
          <w:szCs w:val="24"/>
        </w:rPr>
        <w:t xml:space="preserve">= </w:t>
      </w:r>
      <w:r w:rsidR="00DD05D6">
        <w:rPr>
          <w:rFonts w:ascii="Times New Roman" w:hAnsi="Times New Roman"/>
          <w:sz w:val="24"/>
          <w:szCs w:val="24"/>
        </w:rPr>
        <w:t xml:space="preserve">3 </w:t>
      </w:r>
      <w:r>
        <w:rPr>
          <w:rFonts w:ascii="Times New Roman" w:hAnsi="Times New Roman"/>
          <w:sz w:val="24"/>
          <w:szCs w:val="24"/>
        </w:rPr>
        <w:t>in the model syntax; Wood</w:t>
      </w:r>
      <w:r w:rsidR="00A64755">
        <w:rPr>
          <w:rFonts w:ascii="Times New Roman" w:hAnsi="Times New Roman"/>
          <w:sz w:val="24"/>
          <w:szCs w:val="24"/>
        </w:rPr>
        <w:t xml:space="preserve"> 2017</w:t>
      </w:r>
      <w:r>
        <w:rPr>
          <w:rFonts w:ascii="Times New Roman" w:hAnsi="Times New Roman"/>
          <w:sz w:val="24"/>
          <w:szCs w:val="24"/>
        </w:rPr>
        <w:t>).</w:t>
      </w:r>
      <w:r w:rsidR="007D5B6B">
        <w:rPr>
          <w:rFonts w:ascii="Times New Roman" w:hAnsi="Times New Roman"/>
          <w:sz w:val="24"/>
          <w:szCs w:val="24"/>
        </w:rPr>
        <w:t xml:space="preserve"> </w:t>
      </w:r>
      <w:r w:rsidR="00525AD2">
        <w:rPr>
          <w:rFonts w:ascii="Times New Roman" w:eastAsiaTheme="minorEastAsia" w:hAnsi="Times New Roman"/>
          <w:sz w:val="24"/>
          <w:szCs w:val="24"/>
        </w:rPr>
        <w:t xml:space="preserve">Where multiple covariates were included in one model, care was taken to </w:t>
      </w:r>
      <w:r w:rsidR="005F1856">
        <w:rPr>
          <w:rFonts w:ascii="Times New Roman" w:eastAsiaTheme="minorEastAsia" w:hAnsi="Times New Roman"/>
          <w:sz w:val="24"/>
          <w:szCs w:val="24"/>
        </w:rPr>
        <w:t>reduce</w:t>
      </w:r>
      <w:r w:rsidR="00525AD2">
        <w:rPr>
          <w:rFonts w:ascii="Times New Roman" w:eastAsiaTheme="minorEastAsia" w:hAnsi="Times New Roman"/>
          <w:sz w:val="24"/>
          <w:szCs w:val="24"/>
        </w:rPr>
        <w:t xml:space="preserve"> </w:t>
      </w:r>
      <w:r w:rsidR="005F1856">
        <w:rPr>
          <w:rFonts w:ascii="Times New Roman" w:eastAsiaTheme="minorEastAsia" w:hAnsi="Times New Roman"/>
          <w:sz w:val="24"/>
          <w:szCs w:val="24"/>
        </w:rPr>
        <w:t xml:space="preserve">multicollinearity, although moderate levels </w:t>
      </w:r>
      <w:r w:rsidR="00DB706F">
        <w:rPr>
          <w:rFonts w:ascii="Times New Roman" w:eastAsiaTheme="minorEastAsia" w:hAnsi="Times New Roman"/>
          <w:sz w:val="24"/>
          <w:szCs w:val="24"/>
        </w:rPr>
        <w:t xml:space="preserve">(r ~0.50) </w:t>
      </w:r>
      <w:r w:rsidR="005F1856">
        <w:rPr>
          <w:rFonts w:ascii="Times New Roman" w:eastAsiaTheme="minorEastAsia" w:hAnsi="Times New Roman"/>
          <w:sz w:val="24"/>
          <w:szCs w:val="24"/>
        </w:rPr>
        <w:t>were tolerated for purposes</w:t>
      </w:r>
      <w:r w:rsidR="00525AD2">
        <w:rPr>
          <w:rFonts w:ascii="Times New Roman" w:eastAsiaTheme="minorEastAsia" w:hAnsi="Times New Roman"/>
          <w:sz w:val="24"/>
          <w:szCs w:val="24"/>
        </w:rPr>
        <w:t xml:space="preserve"> </w:t>
      </w:r>
      <w:r w:rsidR="00DB706F">
        <w:rPr>
          <w:rFonts w:ascii="Times New Roman" w:eastAsiaTheme="minorEastAsia" w:hAnsi="Times New Roman"/>
          <w:sz w:val="24"/>
          <w:szCs w:val="24"/>
        </w:rPr>
        <w:t>of exploring a combined climate (Arctic Oscillation) and competition (mature female opilio) effect. (</w:t>
      </w:r>
      <w:r w:rsidR="00525AD2">
        <w:rPr>
          <w:rFonts w:ascii="Times New Roman" w:eastAsiaTheme="minorEastAsia" w:hAnsi="Times New Roman"/>
          <w:sz w:val="24"/>
          <w:szCs w:val="24"/>
        </w:rPr>
        <w:t>Model performances were assessed using small sample-size Akaike Information Criterion (AICc) calculated with the R package MuMIn (Barton 2020). All analyses were conducted using R version 4.0.3 (R Core Team 2020).</w:t>
      </w:r>
    </w:p>
    <w:p w14:paraId="10D10963" w14:textId="77777777" w:rsidR="00525AD2" w:rsidRPr="00986642" w:rsidRDefault="00525AD2" w:rsidP="0021123B">
      <w:pPr>
        <w:spacing w:after="0" w:line="480" w:lineRule="auto"/>
        <w:rPr>
          <w:rFonts w:ascii="Times New Roman" w:hAnsi="Times New Roman" w:cs="Times New Roman"/>
          <w:b/>
          <w:sz w:val="24"/>
          <w:szCs w:val="24"/>
          <w:u w:val="single"/>
        </w:rPr>
      </w:pPr>
      <w:r w:rsidRPr="0008650F">
        <w:rPr>
          <w:rFonts w:ascii="Times New Roman" w:hAnsi="Times New Roman" w:cs="Times New Roman"/>
          <w:b/>
          <w:sz w:val="24"/>
          <w:szCs w:val="24"/>
        </w:rPr>
        <w:tab/>
      </w:r>
      <w:r w:rsidRPr="0008650F">
        <w:rPr>
          <w:rFonts w:ascii="Times New Roman" w:hAnsi="Times New Roman" w:cs="Times New Roman"/>
          <w:b/>
          <w:sz w:val="24"/>
          <w:szCs w:val="24"/>
        </w:rPr>
        <w:tab/>
      </w:r>
      <w:r w:rsidRPr="0008650F">
        <w:rPr>
          <w:rFonts w:ascii="Times New Roman" w:hAnsi="Times New Roman" w:cs="Times New Roman"/>
          <w:b/>
          <w:sz w:val="24"/>
          <w:szCs w:val="24"/>
        </w:rPr>
        <w:tab/>
      </w:r>
      <w:r w:rsidRPr="0008650F">
        <w:rPr>
          <w:rFonts w:ascii="Times New Roman" w:hAnsi="Times New Roman" w:cs="Times New Roman"/>
          <w:b/>
          <w:sz w:val="24"/>
          <w:szCs w:val="24"/>
        </w:rPr>
        <w:tab/>
      </w:r>
      <w:r w:rsidRPr="0008650F">
        <w:rPr>
          <w:rFonts w:ascii="Times New Roman" w:hAnsi="Times New Roman" w:cs="Times New Roman"/>
          <w:b/>
          <w:sz w:val="24"/>
          <w:szCs w:val="24"/>
        </w:rPr>
        <w:tab/>
      </w:r>
      <w:r w:rsidRPr="0008650F">
        <w:rPr>
          <w:rFonts w:ascii="Times New Roman" w:hAnsi="Times New Roman" w:cs="Times New Roman"/>
          <w:b/>
          <w:sz w:val="24"/>
          <w:szCs w:val="24"/>
        </w:rPr>
        <w:tab/>
      </w:r>
      <w:r w:rsidRPr="00986642">
        <w:rPr>
          <w:rFonts w:ascii="Times New Roman" w:hAnsi="Times New Roman" w:cs="Times New Roman"/>
          <w:b/>
          <w:sz w:val="24"/>
          <w:szCs w:val="24"/>
          <w:u w:val="single"/>
        </w:rPr>
        <w:t>Results</w:t>
      </w:r>
    </w:p>
    <w:p w14:paraId="29A7D5DE" w14:textId="629B61B8" w:rsidR="005A51F3" w:rsidDel="005A562F" w:rsidRDefault="009C2714" w:rsidP="0021123B">
      <w:pPr>
        <w:spacing w:after="0" w:line="480" w:lineRule="auto"/>
        <w:ind w:firstLine="720"/>
        <w:contextualSpacing/>
        <w:rPr>
          <w:del w:id="253" w:author="Mike.Litzow" w:date="2024-04-06T15:29:00Z"/>
          <w:rFonts w:ascii="Times New Roman" w:hAnsi="Times New Roman" w:cs="Times New Roman"/>
          <w:sz w:val="24"/>
          <w:szCs w:val="24"/>
        </w:rPr>
      </w:pPr>
      <w:del w:id="254" w:author="Mike.Litzow" w:date="2024-04-06T15:25:00Z">
        <w:r w:rsidDel="005A562F">
          <w:rPr>
            <w:rFonts w:ascii="Times New Roman" w:hAnsi="Times New Roman" w:cs="Times New Roman"/>
            <w:sz w:val="24"/>
            <w:szCs w:val="24"/>
          </w:rPr>
          <w:delText xml:space="preserve">A </w:delText>
        </w:r>
      </w:del>
      <w:ins w:id="255" w:author="Mike.Litzow" w:date="2024-04-06T15:25:00Z">
        <w:r w:rsidR="005A562F">
          <w:rPr>
            <w:rFonts w:ascii="Times New Roman" w:hAnsi="Times New Roman" w:cs="Times New Roman"/>
            <w:sz w:val="24"/>
            <w:szCs w:val="24"/>
          </w:rPr>
          <w:t xml:space="preserve">We found evidence for a </w:t>
        </w:r>
      </w:ins>
      <w:del w:id="256" w:author="Mike.Litzow" w:date="2024-04-06T15:25:00Z">
        <w:r w:rsidDel="005A562F">
          <w:rPr>
            <w:rFonts w:ascii="Times New Roman" w:hAnsi="Times New Roman" w:cs="Times New Roman"/>
            <w:sz w:val="24"/>
            <w:szCs w:val="24"/>
          </w:rPr>
          <w:delText>robust</w:delText>
        </w:r>
      </w:del>
      <w:r w:rsidR="005604B2">
        <w:rPr>
          <w:rFonts w:ascii="Times New Roman" w:hAnsi="Times New Roman" w:cs="Times New Roman"/>
          <w:sz w:val="24"/>
          <w:szCs w:val="24"/>
        </w:rPr>
        <w:t xml:space="preserve"> </w:t>
      </w:r>
      <w:r>
        <w:rPr>
          <w:rFonts w:ascii="Times New Roman" w:hAnsi="Times New Roman" w:cs="Times New Roman"/>
          <w:sz w:val="24"/>
          <w:szCs w:val="24"/>
        </w:rPr>
        <w:t>spawner-recruit</w:t>
      </w:r>
      <w:r w:rsidR="005604B2">
        <w:rPr>
          <w:rFonts w:ascii="Times New Roman" w:hAnsi="Times New Roman" w:cs="Times New Roman"/>
          <w:sz w:val="24"/>
          <w:szCs w:val="24"/>
        </w:rPr>
        <w:t xml:space="preserve"> relationship </w:t>
      </w:r>
      <w:ins w:id="257" w:author="Mike.Litzow" w:date="2024-04-06T15:33:00Z">
        <w:r w:rsidR="005A562F">
          <w:rPr>
            <w:rFonts w:ascii="Times New Roman" w:hAnsi="Times New Roman" w:cs="Times New Roman"/>
            <w:sz w:val="24"/>
            <w:szCs w:val="24"/>
          </w:rPr>
          <w:t xml:space="preserve">and negative density dependence </w:t>
        </w:r>
      </w:ins>
      <w:del w:id="258" w:author="Mike.Litzow" w:date="2024-04-06T15:25:00Z">
        <w:r w:rsidDel="005A562F">
          <w:rPr>
            <w:rFonts w:ascii="Times New Roman" w:hAnsi="Times New Roman" w:cs="Times New Roman"/>
            <w:sz w:val="24"/>
            <w:szCs w:val="24"/>
          </w:rPr>
          <w:delText xml:space="preserve">was observed </w:delText>
        </w:r>
      </w:del>
      <w:r>
        <w:rPr>
          <w:rFonts w:ascii="Times New Roman" w:hAnsi="Times New Roman" w:cs="Times New Roman"/>
          <w:sz w:val="24"/>
          <w:szCs w:val="24"/>
        </w:rPr>
        <w:t xml:space="preserve">at all 3 </w:t>
      </w:r>
      <w:ins w:id="259" w:author="Mike.Litzow" w:date="2024-04-06T15:25:00Z">
        <w:r w:rsidR="005A562F">
          <w:rPr>
            <w:rFonts w:ascii="Times New Roman" w:hAnsi="Times New Roman" w:cs="Times New Roman"/>
            <w:sz w:val="24"/>
            <w:szCs w:val="24"/>
          </w:rPr>
          <w:t xml:space="preserve">spawner-recruit </w:t>
        </w:r>
      </w:ins>
      <w:r>
        <w:rPr>
          <w:rFonts w:ascii="Times New Roman" w:hAnsi="Times New Roman" w:cs="Times New Roman"/>
          <w:sz w:val="24"/>
          <w:szCs w:val="24"/>
        </w:rPr>
        <w:t xml:space="preserve">lags </w:t>
      </w:r>
      <w:del w:id="260" w:author="Mike.Litzow" w:date="2024-04-06T15:28:00Z">
        <w:r w:rsidDel="005A562F">
          <w:rPr>
            <w:rFonts w:ascii="Times New Roman" w:hAnsi="Times New Roman" w:cs="Times New Roman"/>
            <w:sz w:val="24"/>
            <w:szCs w:val="24"/>
          </w:rPr>
          <w:delText>consider</w:delText>
        </w:r>
        <w:r w:rsidR="00947ED0" w:rsidDel="005A562F">
          <w:rPr>
            <w:rFonts w:ascii="Times New Roman" w:hAnsi="Times New Roman" w:cs="Times New Roman"/>
            <w:sz w:val="24"/>
            <w:szCs w:val="24"/>
          </w:rPr>
          <w:delText>ed in exploratory models</w:delText>
        </w:r>
      </w:del>
      <w:ins w:id="261" w:author="Mike.Litzow" w:date="2024-04-06T15:28:00Z">
        <w:r w:rsidR="005A562F">
          <w:rPr>
            <w:rFonts w:ascii="Times New Roman" w:hAnsi="Times New Roman" w:cs="Times New Roman"/>
            <w:sz w:val="24"/>
            <w:szCs w:val="24"/>
          </w:rPr>
          <w:t>that we examined</w:t>
        </w:r>
      </w:ins>
      <w:r w:rsidR="00947ED0">
        <w:rPr>
          <w:rFonts w:ascii="Times New Roman" w:hAnsi="Times New Roman" w:cs="Times New Roman"/>
          <w:sz w:val="24"/>
          <w:szCs w:val="24"/>
        </w:rPr>
        <w:t xml:space="preserve"> (</w:t>
      </w:r>
      <w:ins w:id="262" w:author="Mike.Litzow" w:date="2024-04-06T15:33:00Z">
        <w:r w:rsidR="00591D04">
          <w:rPr>
            <w:rFonts w:ascii="Times New Roman" w:hAnsi="Times New Roman" w:cs="Times New Roman"/>
            <w:sz w:val="24"/>
            <w:szCs w:val="24"/>
          </w:rPr>
          <w:t xml:space="preserve">p &lt; 0.0002; </w:t>
        </w:r>
      </w:ins>
      <w:r w:rsidR="00947ED0">
        <w:rPr>
          <w:rFonts w:ascii="Times New Roman" w:hAnsi="Times New Roman" w:cs="Times New Roman"/>
          <w:sz w:val="24"/>
          <w:szCs w:val="24"/>
        </w:rPr>
        <w:t>Fig. 2</w:t>
      </w:r>
      <w:r w:rsidR="005C2D29">
        <w:rPr>
          <w:rFonts w:ascii="Times New Roman" w:hAnsi="Times New Roman" w:cs="Times New Roman"/>
          <w:sz w:val="24"/>
          <w:szCs w:val="24"/>
        </w:rPr>
        <w:t>). Although the lag 4</w:t>
      </w:r>
      <w:r>
        <w:rPr>
          <w:rFonts w:ascii="Times New Roman" w:hAnsi="Times New Roman" w:cs="Times New Roman"/>
          <w:sz w:val="24"/>
          <w:szCs w:val="24"/>
        </w:rPr>
        <w:t xml:space="preserve"> model provided the </w:t>
      </w:r>
      <w:del w:id="263" w:author="Mike.Litzow" w:date="2024-04-06T14:49:00Z">
        <w:r w:rsidDel="00881B3D">
          <w:rPr>
            <w:rFonts w:ascii="Times New Roman" w:hAnsi="Times New Roman" w:cs="Times New Roman"/>
            <w:sz w:val="24"/>
            <w:szCs w:val="24"/>
          </w:rPr>
          <w:delText>“</w:delText>
        </w:r>
      </w:del>
      <w:r>
        <w:rPr>
          <w:rFonts w:ascii="Times New Roman" w:hAnsi="Times New Roman" w:cs="Times New Roman"/>
          <w:sz w:val="24"/>
          <w:szCs w:val="24"/>
        </w:rPr>
        <w:t>best</w:t>
      </w:r>
      <w:del w:id="264" w:author="Mike.Litzow" w:date="2024-04-06T14:49:00Z">
        <w:r w:rsidDel="00881B3D">
          <w:rPr>
            <w:rFonts w:ascii="Times New Roman" w:hAnsi="Times New Roman" w:cs="Times New Roman"/>
            <w:sz w:val="24"/>
            <w:szCs w:val="24"/>
          </w:rPr>
          <w:delText>”</w:delText>
        </w:r>
      </w:del>
      <w:r>
        <w:rPr>
          <w:rFonts w:ascii="Times New Roman" w:hAnsi="Times New Roman" w:cs="Times New Roman"/>
          <w:sz w:val="24"/>
          <w:szCs w:val="24"/>
        </w:rPr>
        <w:t xml:space="preserve"> AICc value, </w:t>
      </w:r>
      <w:ins w:id="265" w:author="Mike.Litzow" w:date="2024-04-06T15:26:00Z">
        <w:r w:rsidR="005A562F">
          <w:rPr>
            <w:rFonts w:ascii="Times New Roman" w:hAnsi="Times New Roman" w:cs="Times New Roman"/>
            <w:sz w:val="24"/>
            <w:szCs w:val="24"/>
          </w:rPr>
          <w:t xml:space="preserve">we continued using our </w:t>
        </w:r>
      </w:ins>
      <w:ins w:id="266" w:author="Mike.Litzow" w:date="2024-04-06T15:28:00Z">
        <w:r w:rsidR="005A562F">
          <w:rPr>
            <w:rFonts w:ascii="Times New Roman" w:hAnsi="Times New Roman" w:cs="Times New Roman"/>
            <w:i/>
            <w:sz w:val="24"/>
            <w:szCs w:val="24"/>
          </w:rPr>
          <w:t xml:space="preserve">a </w:t>
        </w:r>
        <w:r w:rsidR="005A562F" w:rsidRPr="005A562F">
          <w:rPr>
            <w:rFonts w:ascii="Times New Roman" w:hAnsi="Times New Roman" w:cs="Times New Roman"/>
            <w:i/>
            <w:sz w:val="24"/>
            <w:szCs w:val="24"/>
          </w:rPr>
          <w:t>priori</w:t>
        </w:r>
        <w:r w:rsidR="005A562F">
          <w:rPr>
            <w:rFonts w:ascii="Times New Roman" w:hAnsi="Times New Roman" w:cs="Times New Roman"/>
            <w:sz w:val="24"/>
            <w:szCs w:val="24"/>
          </w:rPr>
          <w:t xml:space="preserve"> lag </w:t>
        </w:r>
      </w:ins>
      <w:ins w:id="267" w:author="Mike.Litzow" w:date="2024-04-06T15:29:00Z">
        <w:r w:rsidR="005A562F">
          <w:rPr>
            <w:rFonts w:ascii="Times New Roman" w:hAnsi="Times New Roman" w:cs="Times New Roman"/>
            <w:sz w:val="24"/>
            <w:szCs w:val="24"/>
          </w:rPr>
          <w:t xml:space="preserve">of three years in subsequent analyses as being the most biologically realistic. </w:t>
        </w:r>
      </w:ins>
      <w:del w:id="268" w:author="Mike.Litzow" w:date="2024-04-06T15:26:00Z">
        <w:r w:rsidRPr="005A562F" w:rsidDel="005A562F">
          <w:rPr>
            <w:rFonts w:ascii="Times New Roman" w:hAnsi="Times New Roman" w:cs="Times New Roman"/>
            <w:sz w:val="24"/>
            <w:szCs w:val="24"/>
          </w:rPr>
          <w:delText>it</w:delText>
        </w:r>
        <w:r w:rsidDel="005A562F">
          <w:rPr>
            <w:rFonts w:ascii="Times New Roman" w:hAnsi="Times New Roman" w:cs="Times New Roman"/>
            <w:sz w:val="24"/>
            <w:szCs w:val="24"/>
          </w:rPr>
          <w:delText xml:space="preserve"> was considered less likely that crab in th</w:delText>
        </w:r>
        <w:r w:rsidR="005A51F3" w:rsidDel="005A562F">
          <w:rPr>
            <w:rFonts w:ascii="Times New Roman" w:hAnsi="Times New Roman" w:cs="Times New Roman"/>
            <w:sz w:val="24"/>
            <w:szCs w:val="24"/>
          </w:rPr>
          <w:delText xml:space="preserve">e recruitment index were </w:delText>
        </w:r>
        <w:r w:rsidR="009D2DF2" w:rsidDel="005A562F">
          <w:rPr>
            <w:rFonts w:ascii="Times New Roman" w:hAnsi="Times New Roman" w:cs="Times New Roman"/>
            <w:sz w:val="24"/>
            <w:szCs w:val="24"/>
          </w:rPr>
          <w:delText>in fact of this age</w:delText>
        </w:r>
        <w:r w:rsidR="00256DF9" w:rsidDel="005A562F">
          <w:rPr>
            <w:rFonts w:ascii="Times New Roman" w:hAnsi="Times New Roman" w:cs="Times New Roman"/>
            <w:sz w:val="24"/>
            <w:szCs w:val="24"/>
          </w:rPr>
          <w:delText xml:space="preserve"> </w:delText>
        </w:r>
        <w:r w:rsidR="00947ED0" w:rsidDel="005A562F">
          <w:rPr>
            <w:rFonts w:ascii="Times New Roman" w:hAnsi="Times New Roman" w:cs="Times New Roman"/>
            <w:sz w:val="24"/>
            <w:szCs w:val="24"/>
          </w:rPr>
          <w:delText>(Fig.2a)</w:delText>
        </w:r>
      </w:del>
      <w:r w:rsidR="00B6077C">
        <w:rPr>
          <w:rFonts w:ascii="Times New Roman" w:hAnsi="Times New Roman" w:cs="Times New Roman"/>
          <w:sz w:val="24"/>
          <w:szCs w:val="24"/>
        </w:rPr>
        <w:t>.</w:t>
      </w:r>
      <w:r w:rsidR="00C565AE">
        <w:rPr>
          <w:rFonts w:ascii="Times New Roman" w:hAnsi="Times New Roman" w:cs="Times New Roman"/>
          <w:sz w:val="24"/>
          <w:szCs w:val="24"/>
        </w:rPr>
        <w:t xml:space="preserve"> </w:t>
      </w:r>
      <w:del w:id="269" w:author="Mike.Litzow" w:date="2024-04-06T15:29:00Z">
        <w:r w:rsidR="00256DF9" w:rsidDel="005A562F">
          <w:rPr>
            <w:rFonts w:ascii="Times New Roman" w:hAnsi="Times New Roman" w:cs="Times New Roman"/>
            <w:sz w:val="24"/>
            <w:szCs w:val="24"/>
          </w:rPr>
          <w:delText xml:space="preserve">Consequently, given what is understood of crab growth, and the overall highly similar trends between models, we chose to proceed using a lag of 3 </w:delText>
        </w:r>
      </w:del>
      <w:del w:id="270" w:author="Mike.Litzow" w:date="2024-04-06T15:07:00Z">
        <w:r w:rsidR="00256DF9" w:rsidDel="009349FC">
          <w:rPr>
            <w:rFonts w:ascii="Times New Roman" w:hAnsi="Times New Roman" w:cs="Times New Roman"/>
            <w:sz w:val="24"/>
            <w:szCs w:val="24"/>
          </w:rPr>
          <w:delText>yr</w:delText>
        </w:r>
      </w:del>
      <w:ins w:id="271" w:author="Mike.Litzow" w:date="2024-04-06T15:37:00Z">
        <w:r w:rsidR="00591D04">
          <w:rPr>
            <w:rFonts w:ascii="Times New Roman" w:hAnsi="Times New Roman" w:cs="Times New Roman"/>
            <w:sz w:val="24"/>
            <w:szCs w:val="24"/>
          </w:rPr>
          <w:t>year</w:t>
        </w:r>
      </w:ins>
      <w:del w:id="272" w:author="Mike.Litzow" w:date="2024-04-06T15:07:00Z">
        <w:r w:rsidR="00256DF9" w:rsidDel="009349FC">
          <w:rPr>
            <w:rFonts w:ascii="Times New Roman" w:hAnsi="Times New Roman" w:cs="Times New Roman"/>
            <w:sz w:val="24"/>
            <w:szCs w:val="24"/>
          </w:rPr>
          <w:delText>s</w:delText>
        </w:r>
      </w:del>
      <w:del w:id="273" w:author="Mike.Litzow" w:date="2024-04-06T15:29:00Z">
        <w:r w:rsidR="00256DF9" w:rsidDel="005A562F">
          <w:rPr>
            <w:rFonts w:ascii="Times New Roman" w:hAnsi="Times New Roman" w:cs="Times New Roman"/>
            <w:sz w:val="24"/>
            <w:szCs w:val="24"/>
          </w:rPr>
          <w:delText xml:space="preserve"> between hatching and recruitment to our index.</w:delText>
        </w:r>
      </w:del>
    </w:p>
    <w:p w14:paraId="481B9397" w14:textId="5B480E66" w:rsidR="00525AD2" w:rsidRPr="00DB0262" w:rsidRDefault="005604B2">
      <w:pPr>
        <w:spacing w:after="0" w:line="480" w:lineRule="auto"/>
        <w:ind w:firstLine="720"/>
        <w:contextualSpacing/>
        <w:rPr>
          <w:rFonts w:ascii="Times New Roman" w:hAnsi="Times New Roman" w:cs="Times New Roman"/>
          <w:sz w:val="24"/>
          <w:szCs w:val="24"/>
        </w:rPr>
        <w:pPrChange w:id="274" w:author="Mike.Litzow" w:date="2024-04-06T15:29:00Z">
          <w:pPr>
            <w:spacing w:after="0" w:line="480" w:lineRule="auto"/>
            <w:ind w:firstLine="720"/>
          </w:pPr>
        </w:pPrChange>
      </w:pPr>
      <w:del w:id="275" w:author="Mike.Litzow" w:date="2024-04-06T15:36:00Z">
        <w:r w:rsidDel="00591D04">
          <w:rPr>
            <w:rFonts w:ascii="Times New Roman" w:hAnsi="Times New Roman" w:cs="Times New Roman"/>
            <w:sz w:val="24"/>
            <w:szCs w:val="24"/>
          </w:rPr>
          <w:lastRenderedPageBreak/>
          <w:delText xml:space="preserve">The lag-3 relationship </w:delText>
        </w:r>
        <w:r w:rsidR="00532572" w:rsidDel="00591D04">
          <w:rPr>
            <w:rFonts w:ascii="Times New Roman" w:hAnsi="Times New Roman" w:cs="Times New Roman"/>
            <w:sz w:val="24"/>
            <w:szCs w:val="24"/>
          </w:rPr>
          <w:delText>provided</w:delText>
        </w:r>
        <w:r w:rsidDel="00591D04">
          <w:rPr>
            <w:rFonts w:ascii="Times New Roman" w:hAnsi="Times New Roman" w:cs="Times New Roman"/>
            <w:sz w:val="24"/>
            <w:szCs w:val="24"/>
          </w:rPr>
          <w:delText xml:space="preserve"> strong evidence </w:delText>
        </w:r>
        <w:r w:rsidR="00532572" w:rsidDel="00591D04">
          <w:rPr>
            <w:rFonts w:ascii="Times New Roman" w:hAnsi="Times New Roman" w:cs="Times New Roman"/>
            <w:sz w:val="24"/>
            <w:szCs w:val="24"/>
          </w:rPr>
          <w:delText xml:space="preserve">for a </w:delText>
        </w:r>
        <w:r w:rsidR="000456D5" w:rsidDel="00591D04">
          <w:rPr>
            <w:rFonts w:ascii="Times New Roman" w:hAnsi="Times New Roman" w:cs="Times New Roman"/>
            <w:sz w:val="24"/>
            <w:szCs w:val="24"/>
          </w:rPr>
          <w:delText xml:space="preserve">spawner-recruit </w:delText>
        </w:r>
        <w:r w:rsidR="00532572" w:rsidDel="00591D04">
          <w:rPr>
            <w:rFonts w:ascii="Times New Roman" w:hAnsi="Times New Roman" w:cs="Times New Roman"/>
            <w:sz w:val="24"/>
            <w:szCs w:val="24"/>
          </w:rPr>
          <w:delText xml:space="preserve">relationship, with </w:delText>
        </w:r>
        <w:r w:rsidR="0011307B" w:rsidDel="00591D04">
          <w:rPr>
            <w:rFonts w:ascii="Times New Roman" w:hAnsi="Times New Roman" w:cs="Times New Roman"/>
            <w:sz w:val="24"/>
            <w:szCs w:val="24"/>
          </w:rPr>
          <w:delText>productivity</w:delText>
        </w:r>
        <w:r w:rsidR="00525AD2" w:rsidDel="00591D04">
          <w:rPr>
            <w:rFonts w:ascii="Times New Roman" w:hAnsi="Times New Roman" w:cs="Times New Roman"/>
            <w:sz w:val="24"/>
            <w:szCs w:val="24"/>
          </w:rPr>
          <w:delText xml:space="preserve"> </w:delText>
        </w:r>
        <w:r w:rsidR="0011307B" w:rsidDel="00591D04">
          <w:rPr>
            <w:rFonts w:ascii="Times New Roman" w:hAnsi="Times New Roman" w:cs="Times New Roman"/>
            <w:sz w:val="24"/>
            <w:szCs w:val="24"/>
          </w:rPr>
          <w:delText>(</w:delText>
        </w:r>
        <w:r w:rsidR="00525AD2" w:rsidDel="00591D04">
          <w:rPr>
            <w:rFonts w:ascii="Times New Roman" w:hAnsi="Times New Roman" w:cs="Times New Roman"/>
            <w:sz w:val="24"/>
            <w:szCs w:val="24"/>
          </w:rPr>
          <w:delText>log recruits per spawner</w:delText>
        </w:r>
      </w:del>
      <w:del w:id="276" w:author="Mike.Litzow" w:date="2024-04-06T15:30:00Z">
        <w:r w:rsidR="00525AD2" w:rsidDel="005A562F">
          <w:rPr>
            <w:rFonts w:ascii="Times New Roman" w:hAnsi="Times New Roman" w:cs="Times New Roman"/>
            <w:sz w:val="24"/>
            <w:szCs w:val="24"/>
          </w:rPr>
          <w:delText xml:space="preserve"> relationship</w:delText>
        </w:r>
      </w:del>
      <w:del w:id="277" w:author="Mike.Litzow" w:date="2024-04-06T15:36:00Z">
        <w:r w:rsidR="0011307B" w:rsidDel="00591D04">
          <w:rPr>
            <w:rFonts w:ascii="Times New Roman" w:hAnsi="Times New Roman" w:cs="Times New Roman"/>
            <w:sz w:val="24"/>
            <w:szCs w:val="24"/>
          </w:rPr>
          <w:delText xml:space="preserve">) </w:delText>
        </w:r>
        <w:r w:rsidR="00532572" w:rsidDel="00591D04">
          <w:rPr>
            <w:rFonts w:ascii="Times New Roman" w:hAnsi="Times New Roman" w:cs="Times New Roman"/>
            <w:sz w:val="24"/>
            <w:szCs w:val="24"/>
          </w:rPr>
          <w:delText>showing</w:delText>
        </w:r>
        <w:r w:rsidR="0011307B" w:rsidDel="00591D04">
          <w:rPr>
            <w:rFonts w:ascii="Times New Roman" w:hAnsi="Times New Roman" w:cs="Times New Roman"/>
            <w:sz w:val="24"/>
            <w:szCs w:val="24"/>
          </w:rPr>
          <w:delText xml:space="preserve"> a non-linear decrease with mature female abundance</w:delText>
        </w:r>
        <w:r w:rsidR="00525AD2" w:rsidDel="00591D04">
          <w:rPr>
            <w:rFonts w:ascii="Times New Roman" w:hAnsi="Times New Roman" w:cs="Times New Roman"/>
            <w:sz w:val="24"/>
            <w:szCs w:val="24"/>
          </w:rPr>
          <w:delText xml:space="preserve"> (</w:delText>
        </w:r>
        <w:r w:rsidR="0011307B" w:rsidDel="00591D04">
          <w:rPr>
            <w:rFonts w:ascii="Times New Roman" w:hAnsi="Times New Roman" w:cs="Times New Roman"/>
            <w:sz w:val="24"/>
            <w:szCs w:val="24"/>
          </w:rPr>
          <w:delText xml:space="preserve">p &lt; 0.0001; </w:delText>
        </w:r>
        <w:r w:rsidR="00525AD2" w:rsidDel="00591D04">
          <w:rPr>
            <w:rFonts w:ascii="Times New Roman" w:hAnsi="Times New Roman" w:cs="Times New Roman"/>
            <w:sz w:val="24"/>
            <w:szCs w:val="24"/>
          </w:rPr>
          <w:delText xml:space="preserve">Fig </w:delText>
        </w:r>
        <w:r w:rsidR="009C2714" w:rsidDel="00591D04">
          <w:rPr>
            <w:rFonts w:ascii="Times New Roman" w:hAnsi="Times New Roman" w:cs="Times New Roman"/>
            <w:sz w:val="24"/>
            <w:szCs w:val="24"/>
          </w:rPr>
          <w:delText>3</w:delText>
        </w:r>
        <w:r w:rsidR="00532572" w:rsidDel="00591D04">
          <w:rPr>
            <w:rFonts w:ascii="Times New Roman" w:hAnsi="Times New Roman" w:cs="Times New Roman"/>
            <w:sz w:val="24"/>
            <w:szCs w:val="24"/>
          </w:rPr>
          <w:delText>a</w:delText>
        </w:r>
        <w:r w:rsidR="00525AD2" w:rsidDel="00591D04">
          <w:rPr>
            <w:rFonts w:ascii="Times New Roman" w:hAnsi="Times New Roman" w:cs="Times New Roman"/>
            <w:sz w:val="24"/>
            <w:szCs w:val="24"/>
          </w:rPr>
          <w:delText xml:space="preserve">). </w:delText>
        </w:r>
      </w:del>
      <w:ins w:id="278" w:author="Mike.Litzow" w:date="2024-04-06T15:37:00Z">
        <w:r w:rsidR="00591D04">
          <w:rPr>
            <w:rFonts w:ascii="Times New Roman" w:hAnsi="Times New Roman" w:cs="Times New Roman"/>
            <w:sz w:val="24"/>
            <w:szCs w:val="24"/>
          </w:rPr>
          <w:t xml:space="preserve"> </w:t>
        </w:r>
      </w:ins>
      <w:r w:rsidR="00147372">
        <w:rPr>
          <w:rFonts w:ascii="Times New Roman" w:hAnsi="Times New Roman" w:cs="Times New Roman"/>
          <w:sz w:val="24"/>
          <w:szCs w:val="24"/>
        </w:rPr>
        <w:t xml:space="preserve">The best model </w:t>
      </w:r>
      <w:r w:rsidR="00023B78">
        <w:rPr>
          <w:rFonts w:ascii="Times New Roman" w:hAnsi="Times New Roman" w:cs="Times New Roman"/>
          <w:sz w:val="24"/>
          <w:szCs w:val="24"/>
        </w:rPr>
        <w:t xml:space="preserve">incorporating additional covariates showed a marked improvement over the basic </w:t>
      </w:r>
      <w:r w:rsidR="00651356">
        <w:rPr>
          <w:rFonts w:ascii="Times New Roman" w:hAnsi="Times New Roman" w:cs="Times New Roman"/>
          <w:sz w:val="24"/>
          <w:szCs w:val="24"/>
        </w:rPr>
        <w:t>spawner-recruit</w:t>
      </w:r>
      <w:r w:rsidR="00023B78">
        <w:rPr>
          <w:rFonts w:ascii="Times New Roman" w:hAnsi="Times New Roman" w:cs="Times New Roman"/>
          <w:sz w:val="24"/>
          <w:szCs w:val="24"/>
        </w:rPr>
        <w:t xml:space="preserve"> model </w:t>
      </w:r>
      <w:r w:rsidR="00147372">
        <w:rPr>
          <w:rFonts w:ascii="Times New Roman" w:hAnsi="Times New Roman" w:cs="Times New Roman"/>
          <w:sz w:val="24"/>
          <w:szCs w:val="24"/>
        </w:rPr>
        <w:t>(</w:t>
      </w:r>
      <w:r w:rsidR="00023B78">
        <w:rPr>
          <w:rFonts w:ascii="Times New Roman" w:hAnsi="Times New Roman" w:cs="Times New Roman"/>
          <w:sz w:val="24"/>
          <w:szCs w:val="24"/>
        </w:rPr>
        <w:t>Δ-AIC</w:t>
      </w:r>
      <w:r w:rsidR="00023B78" w:rsidRPr="00201446">
        <w:rPr>
          <w:rFonts w:ascii="Times New Roman" w:hAnsi="Times New Roman" w:cs="Times New Roman"/>
          <w:sz w:val="24"/>
          <w:szCs w:val="24"/>
          <w:vertAlign w:val="subscript"/>
        </w:rPr>
        <w:t>c</w:t>
      </w:r>
      <w:r w:rsidR="00023B78">
        <w:rPr>
          <w:rFonts w:ascii="Times New Roman" w:hAnsi="Times New Roman" w:cs="Times New Roman"/>
          <w:sz w:val="24"/>
          <w:szCs w:val="24"/>
        </w:rPr>
        <w:t xml:space="preserve"> = </w:t>
      </w:r>
      <w:r w:rsidR="005C2D29">
        <w:rPr>
          <w:rFonts w:ascii="Times New Roman" w:hAnsi="Times New Roman" w:cs="Times New Roman"/>
          <w:sz w:val="24"/>
          <w:szCs w:val="24"/>
        </w:rPr>
        <w:t>6.08</w:t>
      </w:r>
      <w:r w:rsidR="00023B78">
        <w:rPr>
          <w:rFonts w:ascii="Times New Roman" w:hAnsi="Times New Roman" w:cs="Times New Roman"/>
          <w:sz w:val="24"/>
          <w:szCs w:val="24"/>
        </w:rPr>
        <w:t xml:space="preserve">; </w:t>
      </w:r>
      <w:r w:rsidR="00147372">
        <w:rPr>
          <w:rFonts w:ascii="Times New Roman" w:hAnsi="Times New Roman" w:cs="Times New Roman"/>
          <w:sz w:val="24"/>
          <w:szCs w:val="24"/>
        </w:rPr>
        <w:t>Table 2)</w:t>
      </w:r>
      <w:r w:rsidR="00023B78">
        <w:rPr>
          <w:rFonts w:ascii="Times New Roman" w:hAnsi="Times New Roman" w:cs="Times New Roman"/>
          <w:sz w:val="24"/>
          <w:szCs w:val="24"/>
        </w:rPr>
        <w:t xml:space="preserve">. </w:t>
      </w:r>
      <w:r w:rsidR="00023B78" w:rsidRPr="00514830">
        <w:rPr>
          <w:rFonts w:ascii="Times New Roman" w:hAnsi="Times New Roman" w:cs="Times New Roman"/>
          <w:sz w:val="24"/>
          <w:szCs w:val="24"/>
        </w:rPr>
        <w:t>This model</w:t>
      </w:r>
      <w:r w:rsidR="00D02B64" w:rsidRPr="00514830">
        <w:rPr>
          <w:rFonts w:ascii="Times New Roman" w:hAnsi="Times New Roman" w:cs="Times New Roman"/>
          <w:sz w:val="24"/>
          <w:szCs w:val="24"/>
        </w:rPr>
        <w:t xml:space="preserve"> explained </w:t>
      </w:r>
      <w:r w:rsidR="009D2DF2" w:rsidRPr="00514830">
        <w:rPr>
          <w:rFonts w:ascii="Times New Roman" w:hAnsi="Times New Roman" w:cs="Times New Roman"/>
          <w:sz w:val="24"/>
          <w:szCs w:val="24"/>
        </w:rPr>
        <w:t>79.6</w:t>
      </w:r>
      <w:r w:rsidR="00D02B64" w:rsidRPr="00514830">
        <w:rPr>
          <w:rFonts w:ascii="Times New Roman" w:hAnsi="Times New Roman" w:cs="Times New Roman"/>
          <w:sz w:val="24"/>
          <w:szCs w:val="24"/>
        </w:rPr>
        <w:t xml:space="preserve">% of variability in the data, </w:t>
      </w:r>
      <w:ins w:id="279" w:author="Mike.Litzow" w:date="2024-04-06T15:41:00Z">
        <w:r w:rsidR="00591D04">
          <w:rPr>
            <w:rFonts w:ascii="Times New Roman" w:hAnsi="Times New Roman" w:cs="Times New Roman"/>
            <w:sz w:val="24"/>
            <w:szCs w:val="24"/>
          </w:rPr>
          <w:t xml:space="preserve">retained the same negative effect of spawner density seen in the base model (Fig. 3a) </w:t>
        </w:r>
      </w:ins>
      <w:r w:rsidR="00147372" w:rsidRPr="00514830">
        <w:rPr>
          <w:rFonts w:ascii="Times New Roman" w:hAnsi="Times New Roman" w:cs="Times New Roman"/>
          <w:sz w:val="24"/>
          <w:szCs w:val="24"/>
        </w:rPr>
        <w:t xml:space="preserve">and showed evidence for </w:t>
      </w:r>
      <w:ins w:id="280" w:author="Mike.Litzow" w:date="2024-04-06T15:41:00Z">
        <w:r w:rsidR="00591D04">
          <w:rPr>
            <w:rFonts w:ascii="Times New Roman" w:hAnsi="Times New Roman" w:cs="Times New Roman"/>
            <w:sz w:val="24"/>
            <w:szCs w:val="24"/>
          </w:rPr>
          <w:t xml:space="preserve">a </w:t>
        </w:r>
      </w:ins>
      <w:r w:rsidR="00147372" w:rsidRPr="00514830">
        <w:rPr>
          <w:rFonts w:ascii="Times New Roman" w:hAnsi="Times New Roman" w:cs="Times New Roman"/>
          <w:sz w:val="24"/>
          <w:szCs w:val="24"/>
        </w:rPr>
        <w:t>negative relationship</w:t>
      </w:r>
      <w:del w:id="281" w:author="Mike.Litzow" w:date="2024-04-06T15:41:00Z">
        <w:r w:rsidR="00147372" w:rsidRPr="00514830" w:rsidDel="00591D04">
          <w:rPr>
            <w:rFonts w:ascii="Times New Roman" w:hAnsi="Times New Roman" w:cs="Times New Roman"/>
            <w:sz w:val="24"/>
            <w:szCs w:val="24"/>
          </w:rPr>
          <w:delText>s</w:delText>
        </w:r>
      </w:del>
      <w:r w:rsidR="00147372" w:rsidRPr="00514830">
        <w:rPr>
          <w:rFonts w:ascii="Times New Roman" w:hAnsi="Times New Roman" w:cs="Times New Roman"/>
          <w:sz w:val="24"/>
          <w:szCs w:val="24"/>
        </w:rPr>
        <w:t xml:space="preserve"> with lag 2 flathead sole </w:t>
      </w:r>
      <w:r w:rsidR="00D02B64" w:rsidRPr="00514830">
        <w:rPr>
          <w:rFonts w:ascii="Times New Roman" w:hAnsi="Times New Roman" w:cs="Times New Roman"/>
          <w:sz w:val="24"/>
          <w:szCs w:val="24"/>
        </w:rPr>
        <w:t xml:space="preserve">biomass </w:t>
      </w:r>
      <w:r w:rsidR="00147372" w:rsidRPr="00514830">
        <w:rPr>
          <w:rFonts w:ascii="Times New Roman" w:hAnsi="Times New Roman" w:cs="Times New Roman"/>
          <w:sz w:val="24"/>
          <w:szCs w:val="24"/>
        </w:rPr>
        <w:t xml:space="preserve">(p </w:t>
      </w:r>
      <w:r w:rsidR="00D93C26" w:rsidRPr="00514830">
        <w:rPr>
          <w:rFonts w:ascii="Times New Roman" w:hAnsi="Times New Roman" w:cs="Times New Roman"/>
          <w:sz w:val="24"/>
          <w:szCs w:val="24"/>
        </w:rPr>
        <w:t xml:space="preserve">= </w:t>
      </w:r>
      <w:r w:rsidR="001E3804" w:rsidRPr="00514830">
        <w:rPr>
          <w:rFonts w:ascii="Times New Roman" w:hAnsi="Times New Roman" w:cs="Times New Roman"/>
          <w:sz w:val="24"/>
          <w:szCs w:val="24"/>
        </w:rPr>
        <w:t>0.</w:t>
      </w:r>
      <w:r w:rsidR="009D2DF2" w:rsidRPr="00514830">
        <w:rPr>
          <w:rFonts w:ascii="Times New Roman" w:hAnsi="Times New Roman" w:cs="Times New Roman"/>
          <w:sz w:val="24"/>
          <w:szCs w:val="24"/>
        </w:rPr>
        <w:t>013</w:t>
      </w:r>
      <w:r w:rsidR="00147372" w:rsidRPr="00514830">
        <w:rPr>
          <w:rFonts w:ascii="Times New Roman" w:hAnsi="Times New Roman" w:cs="Times New Roman"/>
          <w:sz w:val="24"/>
          <w:szCs w:val="24"/>
        </w:rPr>
        <w:t xml:space="preserve">; Fig. </w:t>
      </w:r>
      <w:r w:rsidR="009C2714" w:rsidRPr="00514830">
        <w:rPr>
          <w:rFonts w:ascii="Times New Roman" w:hAnsi="Times New Roman" w:cs="Times New Roman"/>
          <w:sz w:val="24"/>
          <w:szCs w:val="24"/>
        </w:rPr>
        <w:t>3</w:t>
      </w:r>
      <w:r w:rsidR="00147372" w:rsidRPr="00514830">
        <w:rPr>
          <w:rFonts w:ascii="Times New Roman" w:hAnsi="Times New Roman" w:cs="Times New Roman"/>
          <w:sz w:val="24"/>
          <w:szCs w:val="24"/>
        </w:rPr>
        <w:t>b)</w:t>
      </w:r>
      <w:r w:rsidR="00D93C26" w:rsidRPr="00514830">
        <w:rPr>
          <w:rFonts w:ascii="Times New Roman" w:hAnsi="Times New Roman" w:cs="Times New Roman"/>
          <w:sz w:val="24"/>
          <w:szCs w:val="24"/>
        </w:rPr>
        <w:t xml:space="preserve">. In addition, models incorporating the PDO as a 2 </w:t>
      </w:r>
      <w:del w:id="282" w:author="Mike.Litzow" w:date="2024-04-06T15:37:00Z">
        <w:r w:rsidR="00D93C26" w:rsidRPr="00514830" w:rsidDel="00591D04">
          <w:rPr>
            <w:rFonts w:ascii="Times New Roman" w:hAnsi="Times New Roman" w:cs="Times New Roman"/>
            <w:sz w:val="24"/>
            <w:szCs w:val="24"/>
          </w:rPr>
          <w:delText>yr</w:delText>
        </w:r>
      </w:del>
      <w:ins w:id="283" w:author="Mike.Litzow" w:date="2024-04-06T15:37:00Z">
        <w:r w:rsidR="00591D04">
          <w:rPr>
            <w:rFonts w:ascii="Times New Roman" w:hAnsi="Times New Roman" w:cs="Times New Roman"/>
            <w:sz w:val="24"/>
            <w:szCs w:val="24"/>
          </w:rPr>
          <w:t>year</w:t>
        </w:r>
      </w:ins>
      <w:r w:rsidR="00D93C26" w:rsidRPr="00514830">
        <w:rPr>
          <w:rFonts w:ascii="Times New Roman" w:hAnsi="Times New Roman" w:cs="Times New Roman"/>
          <w:sz w:val="24"/>
          <w:szCs w:val="24"/>
        </w:rPr>
        <w:t xml:space="preserve"> rolling average (p =</w:t>
      </w:r>
      <w:r w:rsidR="003C2C11" w:rsidRPr="00514830">
        <w:rPr>
          <w:rFonts w:ascii="Times New Roman" w:hAnsi="Times New Roman" w:cs="Times New Roman"/>
          <w:sz w:val="24"/>
          <w:szCs w:val="24"/>
        </w:rPr>
        <w:t xml:space="preserve"> 0.</w:t>
      </w:r>
      <w:r w:rsidR="009D2DF2" w:rsidRPr="00514830">
        <w:rPr>
          <w:rFonts w:ascii="Times New Roman" w:hAnsi="Times New Roman" w:cs="Times New Roman"/>
          <w:sz w:val="24"/>
          <w:szCs w:val="24"/>
        </w:rPr>
        <w:t>226</w:t>
      </w:r>
      <w:r w:rsidR="00D93C26" w:rsidRPr="00514830">
        <w:rPr>
          <w:rFonts w:ascii="Times New Roman" w:hAnsi="Times New Roman" w:cs="Times New Roman"/>
          <w:sz w:val="24"/>
          <w:szCs w:val="24"/>
        </w:rPr>
        <w:t>)</w:t>
      </w:r>
      <w:r w:rsidR="003C2C11" w:rsidRPr="00514830">
        <w:rPr>
          <w:rFonts w:ascii="Times New Roman" w:hAnsi="Times New Roman" w:cs="Times New Roman"/>
          <w:sz w:val="24"/>
          <w:szCs w:val="24"/>
        </w:rPr>
        <w:t>,</w:t>
      </w:r>
      <w:r w:rsidR="00D93C26" w:rsidRPr="00514830">
        <w:rPr>
          <w:rFonts w:ascii="Times New Roman" w:hAnsi="Times New Roman" w:cs="Times New Roman"/>
          <w:sz w:val="24"/>
          <w:szCs w:val="24"/>
        </w:rPr>
        <w:t xml:space="preserve"> and </w:t>
      </w:r>
      <w:r w:rsidR="009D2DF2" w:rsidRPr="00514830">
        <w:rPr>
          <w:rFonts w:ascii="Times New Roman" w:hAnsi="Times New Roman" w:cs="Times New Roman"/>
          <w:sz w:val="24"/>
          <w:szCs w:val="24"/>
        </w:rPr>
        <w:t>southeast winds</w:t>
      </w:r>
      <w:r w:rsidR="00D93C26" w:rsidRPr="00514830">
        <w:rPr>
          <w:rFonts w:ascii="Times New Roman" w:hAnsi="Times New Roman" w:cs="Times New Roman"/>
          <w:sz w:val="24"/>
          <w:szCs w:val="24"/>
        </w:rPr>
        <w:t xml:space="preserve"> (p =</w:t>
      </w:r>
      <w:r w:rsidR="003C2C11" w:rsidRPr="00514830">
        <w:rPr>
          <w:rFonts w:ascii="Times New Roman" w:hAnsi="Times New Roman" w:cs="Times New Roman"/>
          <w:sz w:val="24"/>
          <w:szCs w:val="24"/>
        </w:rPr>
        <w:t xml:space="preserve"> 0.</w:t>
      </w:r>
      <w:r w:rsidR="009D2DF2" w:rsidRPr="00514830">
        <w:rPr>
          <w:rFonts w:ascii="Times New Roman" w:hAnsi="Times New Roman" w:cs="Times New Roman"/>
          <w:sz w:val="24"/>
          <w:szCs w:val="24"/>
        </w:rPr>
        <w:t>165</w:t>
      </w:r>
      <w:r w:rsidR="00D93C26" w:rsidRPr="00514830">
        <w:rPr>
          <w:rFonts w:ascii="Times New Roman" w:hAnsi="Times New Roman" w:cs="Times New Roman"/>
          <w:sz w:val="24"/>
          <w:szCs w:val="24"/>
        </w:rPr>
        <w:t xml:space="preserve">) were comparable in terms of their AICc </w:t>
      </w:r>
      <w:r w:rsidR="00EE6A6F" w:rsidRPr="00514830">
        <w:rPr>
          <w:rFonts w:ascii="Times New Roman" w:hAnsi="Times New Roman" w:cs="Times New Roman"/>
          <w:sz w:val="24"/>
          <w:szCs w:val="24"/>
        </w:rPr>
        <w:t>scores</w:t>
      </w:r>
      <w:ins w:id="284" w:author="Mike.Litzow" w:date="2024-04-06T15:46:00Z">
        <w:r w:rsidR="00754306">
          <w:rPr>
            <w:rFonts w:ascii="Times New Roman" w:hAnsi="Times New Roman" w:cs="Times New Roman"/>
            <w:sz w:val="24"/>
            <w:szCs w:val="24"/>
          </w:rPr>
          <w:t xml:space="preserve"> (Δ-AICc &lt; 2)</w:t>
        </w:r>
      </w:ins>
      <w:r w:rsidR="00D93C26" w:rsidRPr="00514830">
        <w:rPr>
          <w:rFonts w:ascii="Times New Roman" w:hAnsi="Times New Roman" w:cs="Times New Roman"/>
          <w:sz w:val="24"/>
          <w:szCs w:val="24"/>
        </w:rPr>
        <w:t>, although the</w:t>
      </w:r>
      <w:ins w:id="285" w:author="Mike.Litzow" w:date="2024-04-06T15:47:00Z">
        <w:r w:rsidR="00754306">
          <w:rPr>
            <w:rFonts w:ascii="Times New Roman" w:hAnsi="Times New Roman" w:cs="Times New Roman"/>
            <w:sz w:val="24"/>
            <w:szCs w:val="24"/>
          </w:rPr>
          <w:t>se</w:t>
        </w:r>
      </w:ins>
      <w:r w:rsidR="00D93C26" w:rsidRPr="00514830">
        <w:rPr>
          <w:rFonts w:ascii="Times New Roman" w:hAnsi="Times New Roman" w:cs="Times New Roman"/>
          <w:sz w:val="24"/>
          <w:szCs w:val="24"/>
        </w:rPr>
        <w:t xml:space="preserve"> </w:t>
      </w:r>
      <w:del w:id="286" w:author="Mike.Litzow" w:date="2024-04-06T15:47:00Z">
        <w:r w:rsidR="00D93C26" w:rsidRPr="00514830" w:rsidDel="00754306">
          <w:rPr>
            <w:rFonts w:ascii="Times New Roman" w:hAnsi="Times New Roman" w:cs="Times New Roman"/>
            <w:sz w:val="24"/>
            <w:szCs w:val="24"/>
          </w:rPr>
          <w:delText>given terms</w:delText>
        </w:r>
      </w:del>
      <w:ins w:id="287" w:author="Mike.Litzow" w:date="2024-04-06T15:47:00Z">
        <w:r w:rsidR="00754306">
          <w:rPr>
            <w:rFonts w:ascii="Times New Roman" w:hAnsi="Times New Roman" w:cs="Times New Roman"/>
            <w:sz w:val="24"/>
            <w:szCs w:val="24"/>
          </w:rPr>
          <w:t>effects</w:t>
        </w:r>
      </w:ins>
      <w:r w:rsidR="00D93C26" w:rsidRPr="00514830">
        <w:rPr>
          <w:rFonts w:ascii="Times New Roman" w:hAnsi="Times New Roman" w:cs="Times New Roman"/>
          <w:sz w:val="24"/>
          <w:szCs w:val="24"/>
        </w:rPr>
        <w:t xml:space="preserve"> were not statistically significant (Table 2)</w:t>
      </w:r>
      <w:r w:rsidR="003C2C11" w:rsidRPr="00514830">
        <w:rPr>
          <w:rFonts w:ascii="Times New Roman" w:hAnsi="Times New Roman" w:cs="Times New Roman"/>
          <w:sz w:val="24"/>
          <w:szCs w:val="24"/>
        </w:rPr>
        <w:t>.</w:t>
      </w:r>
    </w:p>
    <w:p w14:paraId="37217E05" w14:textId="3F1EC0EC" w:rsidR="0086364C" w:rsidRDefault="00525AD2" w:rsidP="0021123B">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Of the </w:t>
      </w:r>
      <w:ins w:id="288" w:author="Mike.Litzow" w:date="2024-04-06T15:51:00Z">
        <w:r w:rsidR="00754306">
          <w:rPr>
            <w:rFonts w:ascii="Times New Roman" w:hAnsi="Times New Roman" w:cs="Times New Roman"/>
            <w:sz w:val="24"/>
            <w:szCs w:val="24"/>
          </w:rPr>
          <w:t xml:space="preserve">individual </w:t>
        </w:r>
      </w:ins>
      <w:r>
        <w:rPr>
          <w:rFonts w:ascii="Times New Roman" w:hAnsi="Times New Roman" w:cs="Times New Roman"/>
          <w:sz w:val="24"/>
          <w:szCs w:val="24"/>
        </w:rPr>
        <w:t>covariates</w:t>
      </w:r>
      <w:r w:rsidR="005F1856">
        <w:rPr>
          <w:rFonts w:ascii="Times New Roman" w:hAnsi="Times New Roman" w:cs="Times New Roman"/>
          <w:sz w:val="24"/>
          <w:szCs w:val="24"/>
        </w:rPr>
        <w:t xml:space="preserve"> investigated</w:t>
      </w:r>
      <w:r>
        <w:rPr>
          <w:rFonts w:ascii="Times New Roman" w:hAnsi="Times New Roman" w:cs="Times New Roman"/>
          <w:sz w:val="24"/>
          <w:szCs w:val="24"/>
        </w:rPr>
        <w:t xml:space="preserve">, </w:t>
      </w:r>
      <w:r w:rsidR="00D02B64">
        <w:rPr>
          <w:rFonts w:ascii="Times New Roman" w:hAnsi="Times New Roman"/>
          <w:sz w:val="24"/>
          <w:szCs w:val="24"/>
        </w:rPr>
        <w:t>flathead sole biomass</w:t>
      </w:r>
      <w:r>
        <w:rPr>
          <w:rFonts w:ascii="Times New Roman" w:hAnsi="Times New Roman" w:cs="Times New Roman"/>
          <w:sz w:val="24"/>
          <w:szCs w:val="24"/>
        </w:rPr>
        <w:t xml:space="preserve"> provided the </w:t>
      </w:r>
      <w:r w:rsidR="005F1856">
        <w:rPr>
          <w:rFonts w:ascii="Times New Roman" w:hAnsi="Times New Roman" w:cs="Times New Roman"/>
          <w:sz w:val="24"/>
          <w:szCs w:val="24"/>
        </w:rPr>
        <w:t xml:space="preserve">single </w:t>
      </w:r>
      <w:r w:rsidR="008E5218">
        <w:rPr>
          <w:rFonts w:ascii="Times New Roman" w:hAnsi="Times New Roman" w:cs="Times New Roman"/>
          <w:sz w:val="24"/>
          <w:szCs w:val="24"/>
        </w:rPr>
        <w:t xml:space="preserve">greatest </w:t>
      </w:r>
      <w:r>
        <w:rPr>
          <w:rFonts w:ascii="Times New Roman" w:hAnsi="Times New Roman" w:cs="Times New Roman"/>
          <w:sz w:val="24"/>
          <w:szCs w:val="24"/>
        </w:rPr>
        <w:t xml:space="preserve">improvement in model AICc </w:t>
      </w:r>
      <w:r w:rsidR="002A7B36">
        <w:rPr>
          <w:rFonts w:ascii="Times New Roman" w:hAnsi="Times New Roman" w:cs="Times New Roman"/>
          <w:sz w:val="24"/>
          <w:szCs w:val="24"/>
        </w:rPr>
        <w:t xml:space="preserve">scores </w:t>
      </w:r>
      <w:r>
        <w:rPr>
          <w:rFonts w:ascii="Times New Roman" w:hAnsi="Times New Roman" w:cs="Times New Roman"/>
          <w:sz w:val="24"/>
          <w:szCs w:val="24"/>
        </w:rPr>
        <w:t xml:space="preserve">(Table </w:t>
      </w:r>
      <w:del w:id="289" w:author="Mike.Litzow" w:date="2024-04-06T15:52:00Z">
        <w:r w:rsidR="000750BF" w:rsidDel="00754306">
          <w:rPr>
            <w:rFonts w:ascii="Times New Roman" w:hAnsi="Times New Roman" w:cs="Times New Roman"/>
            <w:sz w:val="24"/>
            <w:szCs w:val="24"/>
          </w:rPr>
          <w:delText>5</w:delText>
        </w:r>
      </w:del>
      <w:ins w:id="290" w:author="Mike.Litzow" w:date="2024-04-06T15:52:00Z">
        <w:r w:rsidR="00754306">
          <w:rPr>
            <w:rFonts w:ascii="Times New Roman" w:hAnsi="Times New Roman" w:cs="Times New Roman"/>
            <w:sz w:val="24"/>
            <w:szCs w:val="24"/>
          </w:rPr>
          <w:t>2</w:t>
        </w:r>
      </w:ins>
      <w:r>
        <w:rPr>
          <w:rFonts w:ascii="Times New Roman" w:hAnsi="Times New Roman" w:cs="Times New Roman"/>
          <w:sz w:val="24"/>
          <w:szCs w:val="24"/>
        </w:rPr>
        <w:t>)</w:t>
      </w:r>
      <w:r w:rsidR="00D13954">
        <w:rPr>
          <w:rFonts w:ascii="Times New Roman" w:hAnsi="Times New Roman" w:cs="Times New Roman"/>
          <w:sz w:val="24"/>
          <w:szCs w:val="24"/>
        </w:rPr>
        <w:t xml:space="preserve">, no other </w:t>
      </w:r>
      <w:del w:id="291" w:author="Mike.Litzow" w:date="2024-04-06T15:52:00Z">
        <w:r w:rsidR="00D13954" w:rsidDel="00754306">
          <w:rPr>
            <w:rFonts w:ascii="Times New Roman" w:hAnsi="Times New Roman" w:cs="Times New Roman"/>
            <w:sz w:val="24"/>
            <w:szCs w:val="24"/>
          </w:rPr>
          <w:delText xml:space="preserve">single variable </w:delText>
        </w:r>
      </w:del>
      <w:r w:rsidR="00D13954">
        <w:rPr>
          <w:rFonts w:ascii="Times New Roman" w:hAnsi="Times New Roman" w:cs="Times New Roman"/>
          <w:sz w:val="24"/>
          <w:szCs w:val="24"/>
        </w:rPr>
        <w:t xml:space="preserve">models </w:t>
      </w:r>
      <w:del w:id="292" w:author="Mike.Litzow" w:date="2024-04-06T15:52:00Z">
        <w:r w:rsidR="00D13954" w:rsidDel="00754306">
          <w:rPr>
            <w:rFonts w:ascii="Times New Roman" w:hAnsi="Times New Roman" w:cs="Times New Roman"/>
            <w:sz w:val="24"/>
            <w:szCs w:val="24"/>
          </w:rPr>
          <w:delText xml:space="preserve">provided </w:delText>
        </w:r>
      </w:del>
      <w:ins w:id="293" w:author="Mike.Litzow" w:date="2024-04-06T15:52:00Z">
        <w:r w:rsidR="00754306">
          <w:rPr>
            <w:rFonts w:ascii="Times New Roman" w:hAnsi="Times New Roman" w:cs="Times New Roman"/>
            <w:sz w:val="24"/>
            <w:szCs w:val="24"/>
          </w:rPr>
          <w:t xml:space="preserve">invoking a single additional model provided </w:t>
        </w:r>
      </w:ins>
      <w:r w:rsidR="00D13954">
        <w:rPr>
          <w:rFonts w:ascii="Times New Roman" w:hAnsi="Times New Roman" w:cs="Times New Roman"/>
          <w:sz w:val="24"/>
          <w:szCs w:val="24"/>
        </w:rPr>
        <w:t>a</w:t>
      </w:r>
      <w:r w:rsidR="003C2C11">
        <w:rPr>
          <w:rFonts w:ascii="Times New Roman" w:hAnsi="Times New Roman" w:cs="Times New Roman"/>
          <w:sz w:val="24"/>
          <w:szCs w:val="24"/>
        </w:rPr>
        <w:t>n</w:t>
      </w:r>
      <w:r w:rsidR="00D13954">
        <w:rPr>
          <w:rFonts w:ascii="Times New Roman" w:hAnsi="Times New Roman" w:cs="Times New Roman"/>
          <w:sz w:val="24"/>
          <w:szCs w:val="24"/>
        </w:rPr>
        <w:t xml:space="preserve"> improvement over the baseline model, </w:t>
      </w:r>
      <w:del w:id="294" w:author="Mike.Litzow" w:date="2024-04-06T15:52:00Z">
        <w:r w:rsidR="00D13954" w:rsidDel="00754306">
          <w:rPr>
            <w:rFonts w:ascii="Times New Roman" w:hAnsi="Times New Roman" w:cs="Times New Roman"/>
            <w:sz w:val="24"/>
            <w:szCs w:val="24"/>
          </w:rPr>
          <w:delText xml:space="preserve">while </w:delText>
        </w:r>
      </w:del>
      <w:ins w:id="295" w:author="Mike.Litzow" w:date="2024-04-06T15:52:00Z">
        <w:r w:rsidR="00754306">
          <w:rPr>
            <w:rFonts w:ascii="Times New Roman" w:hAnsi="Times New Roman" w:cs="Times New Roman"/>
            <w:sz w:val="24"/>
            <w:szCs w:val="24"/>
          </w:rPr>
          <w:t xml:space="preserve">and </w:t>
        </w:r>
      </w:ins>
      <w:r w:rsidR="00D13954">
        <w:rPr>
          <w:rFonts w:ascii="Times New Roman" w:hAnsi="Times New Roman" w:cs="Times New Roman"/>
          <w:sz w:val="24"/>
          <w:szCs w:val="24"/>
        </w:rPr>
        <w:t xml:space="preserve">all </w:t>
      </w:r>
      <w:del w:id="296" w:author="Mike.Litzow" w:date="2024-04-06T15:52:00Z">
        <w:r w:rsidR="00D13954" w:rsidDel="00754306">
          <w:rPr>
            <w:rFonts w:ascii="Times New Roman" w:hAnsi="Times New Roman" w:cs="Times New Roman"/>
            <w:sz w:val="24"/>
            <w:szCs w:val="24"/>
          </w:rPr>
          <w:delText xml:space="preserve">multiple-variable </w:delText>
        </w:r>
      </w:del>
      <w:r w:rsidR="00D13954">
        <w:rPr>
          <w:rFonts w:ascii="Times New Roman" w:hAnsi="Times New Roman" w:cs="Times New Roman"/>
          <w:sz w:val="24"/>
          <w:szCs w:val="24"/>
        </w:rPr>
        <w:t>models</w:t>
      </w:r>
      <w:ins w:id="297" w:author="Mike.Litzow" w:date="2024-04-06T15:53:00Z">
        <w:r w:rsidR="00754306">
          <w:rPr>
            <w:rFonts w:ascii="Times New Roman" w:hAnsi="Times New Roman" w:cs="Times New Roman"/>
            <w:sz w:val="24"/>
            <w:szCs w:val="24"/>
          </w:rPr>
          <w:t xml:space="preserve"> invoking two or more covariates in addition to </w:t>
        </w:r>
      </w:ins>
      <w:ins w:id="298" w:author="Mike.Litzow" w:date="2024-04-06T15:54:00Z">
        <w:r w:rsidR="00E63796">
          <w:rPr>
            <w:rFonts w:ascii="Times New Roman" w:hAnsi="Times New Roman" w:cs="Times New Roman"/>
            <w:sz w:val="24"/>
            <w:szCs w:val="24"/>
          </w:rPr>
          <w:t>spawner</w:t>
        </w:r>
      </w:ins>
      <w:ins w:id="299" w:author="Mike.Litzow" w:date="2024-04-06T15:53:00Z">
        <w:r w:rsidR="00754306">
          <w:rPr>
            <w:rFonts w:ascii="Times New Roman" w:hAnsi="Times New Roman" w:cs="Times New Roman"/>
            <w:sz w:val="24"/>
            <w:szCs w:val="24"/>
          </w:rPr>
          <w:t xml:space="preserve"> abundance </w:t>
        </w:r>
      </w:ins>
      <w:r w:rsidR="00D13954">
        <w:rPr>
          <w:rFonts w:ascii="Times New Roman" w:hAnsi="Times New Roman" w:cs="Times New Roman"/>
          <w:sz w:val="24"/>
          <w:szCs w:val="24"/>
        </w:rPr>
        <w:t xml:space="preserve"> that </w:t>
      </w:r>
      <w:del w:id="300" w:author="Mike.Litzow" w:date="2024-04-06T15:55:00Z">
        <w:r w:rsidR="00D13954" w:rsidDel="00E63796">
          <w:rPr>
            <w:rFonts w:ascii="Times New Roman" w:hAnsi="Times New Roman" w:cs="Times New Roman"/>
            <w:sz w:val="24"/>
            <w:szCs w:val="24"/>
          </w:rPr>
          <w:delText>gave an improvement</w:delText>
        </w:r>
      </w:del>
      <w:ins w:id="301" w:author="Mike.Litzow" w:date="2024-04-06T15:55:00Z">
        <w:r w:rsidR="00E63796">
          <w:rPr>
            <w:rFonts w:ascii="Times New Roman" w:hAnsi="Times New Roman" w:cs="Times New Roman"/>
            <w:sz w:val="24"/>
            <w:szCs w:val="24"/>
          </w:rPr>
          <w:t>out-competed the base model also</w:t>
        </w:r>
      </w:ins>
      <w:r w:rsidR="00D13954">
        <w:rPr>
          <w:rFonts w:ascii="Times New Roman" w:hAnsi="Times New Roman" w:cs="Times New Roman"/>
          <w:sz w:val="24"/>
          <w:szCs w:val="24"/>
        </w:rPr>
        <w:t xml:space="preserve"> incorporated </w:t>
      </w:r>
      <w:r w:rsidR="00D02B64">
        <w:rPr>
          <w:rFonts w:ascii="Times New Roman" w:hAnsi="Times New Roman" w:cs="Times New Roman"/>
          <w:sz w:val="24"/>
          <w:szCs w:val="24"/>
        </w:rPr>
        <w:t>flathead sole biomass</w:t>
      </w:r>
      <w:ins w:id="302" w:author="Mike.Litzow" w:date="2024-04-06T15:55:00Z">
        <w:r w:rsidR="00E63796">
          <w:rPr>
            <w:rFonts w:ascii="Times New Roman" w:hAnsi="Times New Roman" w:cs="Times New Roman"/>
            <w:sz w:val="24"/>
            <w:szCs w:val="24"/>
          </w:rPr>
          <w:t>.</w:t>
        </w:r>
      </w:ins>
      <w:del w:id="303" w:author="Mike.Litzow" w:date="2024-04-06T15:55:00Z">
        <w:r w:rsidR="00D02B64" w:rsidDel="00E63796">
          <w:rPr>
            <w:rFonts w:ascii="Times New Roman" w:hAnsi="Times New Roman" w:cs="Times New Roman"/>
            <w:sz w:val="24"/>
            <w:szCs w:val="24"/>
          </w:rPr>
          <w:delText>,</w:delText>
        </w:r>
      </w:del>
      <w:r w:rsidR="00E35341">
        <w:rPr>
          <w:rFonts w:ascii="Times New Roman" w:hAnsi="Times New Roman" w:cs="Times New Roman"/>
          <w:sz w:val="24"/>
          <w:szCs w:val="24"/>
        </w:rPr>
        <w:t xml:space="preserve"> </w:t>
      </w:r>
      <w:commentRangeStart w:id="304"/>
      <w:del w:id="305" w:author="Mike.Litzow" w:date="2024-04-06T15:55:00Z">
        <w:r w:rsidR="00E35341" w:rsidDel="00E63796">
          <w:rPr>
            <w:rFonts w:ascii="Times New Roman" w:hAnsi="Times New Roman" w:cs="Times New Roman"/>
            <w:sz w:val="24"/>
            <w:szCs w:val="24"/>
          </w:rPr>
          <w:delText>sugge</w:delText>
        </w:r>
        <w:r w:rsidR="00D13954" w:rsidDel="00E63796">
          <w:rPr>
            <w:rFonts w:ascii="Times New Roman" w:hAnsi="Times New Roman" w:cs="Times New Roman"/>
            <w:sz w:val="24"/>
            <w:szCs w:val="24"/>
          </w:rPr>
          <w:delText>sting that this variable was responsible for much of the given model’s improved explanatory power</w:delText>
        </w:r>
        <w:r w:rsidDel="00E63796">
          <w:rPr>
            <w:rFonts w:ascii="Times New Roman" w:hAnsi="Times New Roman" w:cs="Times New Roman"/>
            <w:sz w:val="24"/>
            <w:szCs w:val="24"/>
          </w:rPr>
          <w:delText>.</w:delText>
        </w:r>
        <w:r w:rsidR="0027328B" w:rsidDel="00E63796">
          <w:rPr>
            <w:rFonts w:ascii="Times New Roman" w:hAnsi="Times New Roman" w:cs="Times New Roman"/>
            <w:sz w:val="24"/>
            <w:szCs w:val="24"/>
          </w:rPr>
          <w:delText xml:space="preserve"> </w:delText>
        </w:r>
      </w:del>
      <w:commentRangeEnd w:id="304"/>
      <w:r w:rsidR="00E63796">
        <w:rPr>
          <w:rStyle w:val="CommentReference"/>
        </w:rPr>
        <w:commentReference w:id="304"/>
      </w:r>
    </w:p>
    <w:p w14:paraId="2A7CCFAF" w14:textId="71DD5BB8" w:rsidR="00525AD2" w:rsidRDefault="00525AD2" w:rsidP="0086364C">
      <w:pPr>
        <w:spacing w:line="480" w:lineRule="auto"/>
        <w:ind w:firstLine="720"/>
        <w:rPr>
          <w:rFonts w:ascii="Times New Roman" w:hAnsi="Times New Roman" w:cs="Times New Roman"/>
          <w:b/>
          <w:sz w:val="24"/>
          <w:szCs w:val="24"/>
          <w:u w:val="single"/>
        </w:rPr>
      </w:pPr>
      <w:r>
        <w:rPr>
          <w:rFonts w:ascii="Times New Roman" w:hAnsi="Times New Roman" w:cs="Times New Roman"/>
          <w:sz w:val="24"/>
          <w:szCs w:val="24"/>
        </w:rPr>
        <w:t xml:space="preserve"> </w:t>
      </w:r>
      <w:r w:rsidRPr="001E5D77">
        <w:rPr>
          <w:rFonts w:ascii="Times New Roman" w:hAnsi="Times New Roman" w:cs="Times New Roman"/>
          <w:b/>
          <w:sz w:val="24"/>
          <w:szCs w:val="24"/>
          <w:u w:val="single"/>
        </w:rPr>
        <w:t>Discussion</w:t>
      </w:r>
    </w:p>
    <w:p w14:paraId="11383688" w14:textId="31E6FA62" w:rsidR="00525AD2" w:rsidRDefault="00525AD2" w:rsidP="00525AD2">
      <w:pPr>
        <w:spacing w:line="480" w:lineRule="auto"/>
        <w:ind w:firstLine="720"/>
        <w:contextualSpacing/>
        <w:rPr>
          <w:rFonts w:ascii="Times New Roman" w:hAnsi="Times New Roman"/>
          <w:sz w:val="24"/>
          <w:szCs w:val="24"/>
        </w:rPr>
      </w:pPr>
      <w:r w:rsidRPr="007526C8">
        <w:rPr>
          <w:rFonts w:ascii="Times New Roman" w:hAnsi="Times New Roman"/>
          <w:sz w:val="24"/>
          <w:szCs w:val="24"/>
        </w:rPr>
        <w:t>Our results suggest the pr</w:t>
      </w:r>
      <w:r w:rsidRPr="00DD76CD">
        <w:rPr>
          <w:rFonts w:ascii="Times New Roman" w:hAnsi="Times New Roman"/>
          <w:sz w:val="24"/>
          <w:szCs w:val="24"/>
        </w:rPr>
        <w:t>esence of a density-</w:t>
      </w:r>
      <w:r w:rsidRPr="002B5DF6">
        <w:rPr>
          <w:rFonts w:ascii="Times New Roman" w:hAnsi="Times New Roman"/>
          <w:sz w:val="24"/>
          <w:szCs w:val="24"/>
        </w:rPr>
        <w:t xml:space="preserve">dependent </w:t>
      </w:r>
      <w:r w:rsidR="003B4A7D">
        <w:rPr>
          <w:rFonts w:ascii="Times New Roman" w:hAnsi="Times New Roman"/>
          <w:sz w:val="24"/>
          <w:szCs w:val="24"/>
        </w:rPr>
        <w:t>spawner-recruit</w:t>
      </w:r>
      <w:r>
        <w:rPr>
          <w:rFonts w:ascii="Times New Roman" w:hAnsi="Times New Roman"/>
          <w:sz w:val="24"/>
          <w:szCs w:val="24"/>
        </w:rPr>
        <w:t xml:space="preserve"> relationship for the Tanner crab population in the </w:t>
      </w:r>
      <w:r w:rsidRPr="004B561C">
        <w:rPr>
          <w:rFonts w:ascii="Times New Roman" w:hAnsi="Times New Roman"/>
          <w:sz w:val="24"/>
          <w:szCs w:val="24"/>
        </w:rPr>
        <w:t>EBS</w:t>
      </w:r>
      <w:r w:rsidR="00A33EBB">
        <w:rPr>
          <w:rFonts w:ascii="Times New Roman" w:hAnsi="Times New Roman"/>
          <w:sz w:val="24"/>
          <w:szCs w:val="24"/>
        </w:rPr>
        <w:t xml:space="preserve">. </w:t>
      </w:r>
      <w:r>
        <w:rPr>
          <w:rFonts w:ascii="Times New Roman" w:hAnsi="Times New Roman"/>
          <w:sz w:val="24"/>
          <w:szCs w:val="24"/>
        </w:rPr>
        <w:t>Furthermore, we found evidence of a predator-prey relationship with flathead sole biomass</w:t>
      </w:r>
      <w:r w:rsidR="00AF7A98">
        <w:rPr>
          <w:rFonts w:ascii="Times New Roman" w:hAnsi="Times New Roman"/>
          <w:sz w:val="24"/>
          <w:szCs w:val="24"/>
        </w:rPr>
        <w:t xml:space="preserve">. </w:t>
      </w:r>
    </w:p>
    <w:p w14:paraId="08BDABDF" w14:textId="6DE71728" w:rsidR="00564990" w:rsidRDefault="006D018C" w:rsidP="00525AD2">
      <w:pPr>
        <w:autoSpaceDE w:val="0"/>
        <w:autoSpaceDN w:val="0"/>
        <w:adjustRightInd w:val="0"/>
        <w:spacing w:after="0" w:line="480" w:lineRule="auto"/>
        <w:rPr>
          <w:ins w:id="306" w:author="Jon.Richar" w:date="2024-09-16T13:59:00Z"/>
          <w:rFonts w:ascii="Times New Roman" w:hAnsi="Times New Roman"/>
          <w:sz w:val="24"/>
          <w:szCs w:val="24"/>
        </w:rPr>
      </w:pPr>
      <w:r>
        <w:rPr>
          <w:rFonts w:ascii="Times New Roman" w:hAnsi="Times New Roman"/>
          <w:sz w:val="24"/>
          <w:szCs w:val="24"/>
        </w:rPr>
        <w:tab/>
      </w:r>
      <w:ins w:id="307" w:author="Jon.Richar" w:date="2024-09-16T12:30:00Z">
        <w:r w:rsidR="00D51149">
          <w:rPr>
            <w:rFonts w:ascii="Times New Roman" w:hAnsi="Times New Roman"/>
            <w:sz w:val="24"/>
            <w:szCs w:val="24"/>
          </w:rPr>
          <w:t xml:space="preserve">Our finding of a robust spawner-recruit relationship contrasts with the findings of previous studies </w:t>
        </w:r>
      </w:ins>
      <w:ins w:id="308" w:author="Jon.Richar" w:date="2024-09-16T12:31:00Z">
        <w:r w:rsidR="00D51149">
          <w:rPr>
            <w:rFonts w:ascii="Times New Roman" w:hAnsi="Times New Roman"/>
            <w:sz w:val="24"/>
            <w:szCs w:val="24"/>
          </w:rPr>
          <w:t xml:space="preserve">(Zheng and </w:t>
        </w:r>
      </w:ins>
      <w:ins w:id="309" w:author="Jon.Richar" w:date="2024-09-16T12:32:00Z">
        <w:r w:rsidR="00D51149">
          <w:rPr>
            <w:rFonts w:ascii="Times New Roman" w:hAnsi="Times New Roman"/>
            <w:sz w:val="24"/>
            <w:szCs w:val="24"/>
          </w:rPr>
          <w:t>Kruse 1998, 2003)</w:t>
        </w:r>
      </w:ins>
      <w:ins w:id="310" w:author="Jon.Richar" w:date="2024-09-16T12:43:00Z">
        <w:r w:rsidR="00CF26D9">
          <w:rPr>
            <w:rFonts w:ascii="Times New Roman" w:hAnsi="Times New Roman"/>
            <w:sz w:val="24"/>
            <w:szCs w:val="24"/>
          </w:rPr>
          <w:t xml:space="preserve">. Our study however differed significantly in </w:t>
        </w:r>
        <w:r w:rsidR="00CF26D9">
          <w:rPr>
            <w:rFonts w:ascii="Times New Roman" w:hAnsi="Times New Roman"/>
            <w:sz w:val="24"/>
            <w:szCs w:val="24"/>
          </w:rPr>
          <w:lastRenderedPageBreak/>
          <w:t>terms of data and methods</w:t>
        </w:r>
      </w:ins>
      <w:ins w:id="311" w:author="Jon.Richar" w:date="2024-09-16T12:44:00Z">
        <w:r w:rsidR="00CF26D9">
          <w:rPr>
            <w:rFonts w:ascii="Times New Roman" w:hAnsi="Times New Roman"/>
            <w:sz w:val="24"/>
            <w:szCs w:val="24"/>
          </w:rPr>
          <w:t xml:space="preserve">. </w:t>
        </w:r>
      </w:ins>
      <w:ins w:id="312" w:author="Jon.Richar" w:date="2024-09-16T12:30:00Z">
        <w:r w:rsidR="00D51149">
          <w:rPr>
            <w:rFonts w:ascii="Times New Roman" w:hAnsi="Times New Roman"/>
            <w:sz w:val="24"/>
            <w:szCs w:val="24"/>
          </w:rPr>
          <w:t xml:space="preserve"> </w:t>
        </w:r>
      </w:ins>
      <w:ins w:id="313" w:author="Jon.Richar" w:date="2024-09-16T12:55:00Z">
        <w:r w:rsidR="00A82D24">
          <w:rPr>
            <w:rFonts w:ascii="Times New Roman" w:hAnsi="Times New Roman"/>
            <w:sz w:val="24"/>
            <w:szCs w:val="24"/>
          </w:rPr>
          <w:t>These authors used output from a Length Based Analysis (LBA) model</w:t>
        </w:r>
      </w:ins>
      <w:ins w:id="314" w:author="Jon.Richar" w:date="2024-09-16T12:56:00Z">
        <w:r w:rsidR="00A82D24">
          <w:rPr>
            <w:rFonts w:ascii="Times New Roman" w:hAnsi="Times New Roman"/>
            <w:sz w:val="24"/>
            <w:szCs w:val="24"/>
          </w:rPr>
          <w:t xml:space="preserve"> for both their </w:t>
        </w:r>
      </w:ins>
      <w:ins w:id="315" w:author="Jon.Richar" w:date="2024-09-16T13:28:00Z">
        <w:r w:rsidR="00B41B26">
          <w:rPr>
            <w:rFonts w:ascii="Times New Roman" w:hAnsi="Times New Roman"/>
            <w:sz w:val="24"/>
            <w:szCs w:val="24"/>
          </w:rPr>
          <w:t>recruitment and spawner indices, rather than the actual survey data. Furthermore, their indices themselves differed in that they used a size-based classification for mature females</w:t>
        </w:r>
        <w:r w:rsidR="00564990">
          <w:rPr>
            <w:rFonts w:ascii="Times New Roman" w:hAnsi="Times New Roman"/>
            <w:sz w:val="24"/>
            <w:szCs w:val="24"/>
          </w:rPr>
          <w:t xml:space="preserve">, </w:t>
        </w:r>
      </w:ins>
      <w:ins w:id="316" w:author="Jon.Richar" w:date="2024-09-16T13:55:00Z">
        <w:r w:rsidR="00564990">
          <w:rPr>
            <w:rFonts w:ascii="Times New Roman" w:hAnsi="Times New Roman"/>
            <w:sz w:val="24"/>
            <w:szCs w:val="24"/>
          </w:rPr>
          <w:t xml:space="preserve">while recruitment was lagged </w:t>
        </w:r>
      </w:ins>
      <w:ins w:id="317" w:author="Jon.Richar" w:date="2024-09-16T13:56:00Z">
        <w:r w:rsidR="00564990">
          <w:rPr>
            <w:rFonts w:ascii="Times New Roman" w:hAnsi="Times New Roman"/>
            <w:sz w:val="24"/>
            <w:szCs w:val="24"/>
          </w:rPr>
          <w:t>7 y</w:t>
        </w:r>
      </w:ins>
      <w:ins w:id="318" w:author="Jon.Richar" w:date="2024-09-17T09:35:00Z">
        <w:r w:rsidR="003F5656">
          <w:rPr>
            <w:rFonts w:ascii="Times New Roman" w:hAnsi="Times New Roman"/>
            <w:sz w:val="24"/>
            <w:szCs w:val="24"/>
          </w:rPr>
          <w:t>ea</w:t>
        </w:r>
      </w:ins>
      <w:ins w:id="319" w:author="Jon.Richar" w:date="2024-09-16T13:56:00Z">
        <w:r w:rsidR="00564990">
          <w:rPr>
            <w:rFonts w:ascii="Times New Roman" w:hAnsi="Times New Roman"/>
            <w:sz w:val="24"/>
            <w:szCs w:val="24"/>
          </w:rPr>
          <w:t>rs for females and 8 y</w:t>
        </w:r>
      </w:ins>
      <w:ins w:id="320" w:author="Jon.Richar" w:date="2024-09-17T09:35:00Z">
        <w:r w:rsidR="003F5656">
          <w:rPr>
            <w:rFonts w:ascii="Times New Roman" w:hAnsi="Times New Roman"/>
            <w:sz w:val="24"/>
            <w:szCs w:val="24"/>
          </w:rPr>
          <w:t>ea</w:t>
        </w:r>
      </w:ins>
      <w:ins w:id="321" w:author="Jon.Richar" w:date="2024-09-16T13:56:00Z">
        <w:r w:rsidR="00564990">
          <w:rPr>
            <w:rFonts w:ascii="Times New Roman" w:hAnsi="Times New Roman"/>
            <w:sz w:val="24"/>
            <w:szCs w:val="24"/>
          </w:rPr>
          <w:t>rs for males, relative to mating.</w:t>
        </w:r>
      </w:ins>
      <w:ins w:id="322" w:author="Jon.Richar" w:date="2024-09-16T14:03:00Z">
        <w:r w:rsidR="00564990">
          <w:rPr>
            <w:rFonts w:ascii="Times New Roman" w:hAnsi="Times New Roman"/>
            <w:sz w:val="24"/>
            <w:szCs w:val="24"/>
          </w:rPr>
          <w:t xml:space="preserve"> Finally,</w:t>
        </w:r>
      </w:ins>
      <w:ins w:id="323" w:author="Jon.Richar" w:date="2024-09-16T14:04:00Z">
        <w:r w:rsidR="00564990">
          <w:rPr>
            <w:rFonts w:ascii="Times New Roman" w:hAnsi="Times New Roman"/>
            <w:sz w:val="24"/>
            <w:szCs w:val="24"/>
          </w:rPr>
          <w:t xml:space="preserve"> </w:t>
        </w:r>
      </w:ins>
      <w:ins w:id="324" w:author="Jon.Richar" w:date="2024-09-16T14:03:00Z">
        <w:r w:rsidR="00564990">
          <w:rPr>
            <w:rFonts w:ascii="Times New Roman" w:hAnsi="Times New Roman"/>
            <w:sz w:val="24"/>
            <w:szCs w:val="24"/>
          </w:rPr>
          <w:t xml:space="preserve">mature female </w:t>
        </w:r>
      </w:ins>
      <w:ins w:id="325" w:author="Jon.Richar" w:date="2024-09-16T14:04:00Z">
        <w:r w:rsidR="00564990">
          <w:rPr>
            <w:rFonts w:ascii="Times New Roman" w:hAnsi="Times New Roman"/>
            <w:sz w:val="24"/>
            <w:szCs w:val="24"/>
          </w:rPr>
          <w:t>estimates for the spawner data series were effectively weighted by the estimated male reproductive potential for the given mating year</w:t>
        </w:r>
      </w:ins>
      <w:ins w:id="326" w:author="Jon.Richar" w:date="2024-09-16T14:06:00Z">
        <w:r w:rsidR="00CB2DE3">
          <w:rPr>
            <w:rFonts w:ascii="Times New Roman" w:hAnsi="Times New Roman"/>
            <w:sz w:val="24"/>
            <w:szCs w:val="24"/>
          </w:rPr>
          <w:t xml:space="preserve">. A consequence of this complexity is that </w:t>
        </w:r>
      </w:ins>
      <w:ins w:id="327" w:author="Jon.Richar" w:date="2024-09-16T14:08:00Z">
        <w:r w:rsidR="00CB2DE3">
          <w:rPr>
            <w:rFonts w:ascii="Times New Roman" w:hAnsi="Times New Roman"/>
            <w:sz w:val="24"/>
            <w:szCs w:val="24"/>
          </w:rPr>
          <w:t>it involves a number of underlying assumptions, any of which if incorrect, may damage the integrity of the analyses. As an example</w:t>
        </w:r>
      </w:ins>
      <w:ins w:id="328" w:author="Jon.Richar" w:date="2024-09-16T14:20:00Z">
        <w:r w:rsidR="009E1759">
          <w:rPr>
            <w:rFonts w:ascii="Times New Roman" w:hAnsi="Times New Roman"/>
            <w:sz w:val="24"/>
            <w:szCs w:val="24"/>
          </w:rPr>
          <w:t xml:space="preserve">, </w:t>
        </w:r>
      </w:ins>
      <w:ins w:id="329" w:author="Jon.Richar" w:date="2024-09-16T14:16:00Z">
        <w:r w:rsidR="009E1759">
          <w:rPr>
            <w:rFonts w:ascii="Times New Roman" w:hAnsi="Times New Roman"/>
            <w:sz w:val="24"/>
            <w:szCs w:val="24"/>
          </w:rPr>
          <w:t>of</w:t>
        </w:r>
      </w:ins>
      <w:ins w:id="330" w:author="Jon.Richar" w:date="2024-09-16T14:17:00Z">
        <w:r w:rsidR="009E1759">
          <w:rPr>
            <w:rFonts w:ascii="Times New Roman" w:hAnsi="Times New Roman"/>
            <w:sz w:val="24"/>
            <w:szCs w:val="24"/>
          </w:rPr>
          <w:t xml:space="preserve"> </w:t>
        </w:r>
      </w:ins>
      <w:ins w:id="331" w:author="Jon.Richar" w:date="2024-09-16T14:16:00Z">
        <w:r w:rsidR="009E1759">
          <w:rPr>
            <w:rFonts w:ascii="Times New Roman" w:hAnsi="Times New Roman"/>
            <w:sz w:val="24"/>
            <w:szCs w:val="24"/>
          </w:rPr>
          <w:t xml:space="preserve">the </w:t>
        </w:r>
        <w:r w:rsidR="009E1759">
          <w:t xml:space="preserve">103,846 mature female records present in the NMFS database, </w:t>
        </w:r>
      </w:ins>
      <w:ins w:id="332" w:author="Jon.Richar" w:date="2024-09-16T14:17:00Z">
        <w:r w:rsidR="009E1759">
          <w:t>only 6,954 are barren,</w:t>
        </w:r>
      </w:ins>
      <w:ins w:id="333" w:author="Jon.Richar" w:date="2024-09-16T14:23:00Z">
        <w:r w:rsidR="009E1759">
          <w:t xml:space="preserve"> </w:t>
        </w:r>
      </w:ins>
      <w:ins w:id="334" w:author="Jon.Richar" w:date="2024-09-16T14:22:00Z">
        <w:r w:rsidR="009E1759">
          <w:t xml:space="preserve">while </w:t>
        </w:r>
      </w:ins>
      <w:ins w:id="335" w:author="Jon.Richar" w:date="2024-09-16T14:26:00Z">
        <w:r w:rsidR="00974BDF">
          <w:t xml:space="preserve">annual </w:t>
        </w:r>
      </w:ins>
      <w:ins w:id="336" w:author="Jon.Richar" w:date="2024-09-16T14:22:00Z">
        <w:r w:rsidR="009E1759">
          <w:t>spikes in the</w:t>
        </w:r>
      </w:ins>
      <w:ins w:id="337" w:author="Jon.Richar" w:date="2024-09-16T14:21:00Z">
        <w:r w:rsidR="009E1759">
          <w:t xml:space="preserve"> barren rate are associated with relative increases in the shell condition 4/5 </w:t>
        </w:r>
      </w:ins>
      <w:ins w:id="338" w:author="Jon.Richar" w:date="2024-09-16T14:23:00Z">
        <w:r w:rsidR="009E1759">
          <w:t>(very old shell/barren) female population segment, which is expected to have reduced reproductive output due to declining crab condition.</w:t>
        </w:r>
      </w:ins>
      <w:ins w:id="339" w:author="Jon.Richar" w:date="2024-09-16T14:24:00Z">
        <w:r w:rsidR="009E1759">
          <w:t xml:space="preserve"> </w:t>
        </w:r>
      </w:ins>
      <w:ins w:id="340" w:author="Jon.Richar" w:date="2024-09-16T14:26:00Z">
        <w:r w:rsidR="00974BDF">
          <w:t>T</w:t>
        </w:r>
        <w:r w:rsidR="00174326">
          <w:t>hus</w:t>
        </w:r>
        <w:r w:rsidR="00974BDF">
          <w:t xml:space="preserve">, sperm limitation does not appear to be a significant issue during the time series, and </w:t>
        </w:r>
      </w:ins>
      <w:ins w:id="341" w:author="Jon.Richar" w:date="2024-09-16T14:25:00Z">
        <w:r w:rsidR="00974BDF">
          <w:t>p</w:t>
        </w:r>
        <w:r w:rsidR="009E1759">
          <w:t>enalizing the reproductive female index</w:t>
        </w:r>
      </w:ins>
      <w:ins w:id="342" w:author="Jon.Richar" w:date="2024-09-16T14:27:00Z">
        <w:r w:rsidR="00974BDF">
          <w:t xml:space="preserve"> by the male reproductive potential may have been unnecessary, with unknown effects on the estimated </w:t>
        </w:r>
      </w:ins>
      <w:ins w:id="343" w:author="Jon.Richar" w:date="2024-09-16T14:28:00Z">
        <w:r w:rsidR="00974BDF">
          <w:t>spawner-recruit relationship.</w:t>
        </w:r>
      </w:ins>
      <w:ins w:id="344" w:author="Jon.Richar" w:date="2024-09-16T15:42:00Z">
        <w:r w:rsidR="00F66D20">
          <w:t xml:space="preserve"> Further, </w:t>
        </w:r>
      </w:ins>
      <w:ins w:id="345" w:author="Jon.Richar" w:date="2024-09-16T15:43:00Z">
        <w:r w:rsidR="00F66D20">
          <w:t xml:space="preserve">as previously discussed, </w:t>
        </w:r>
      </w:ins>
      <w:ins w:id="346" w:author="Jon.Richar" w:date="2024-09-16T15:42:00Z">
        <w:r w:rsidR="00F66D20">
          <w:t>the use of the 7 and 8-y</w:t>
        </w:r>
      </w:ins>
      <w:ins w:id="347" w:author="Jon.Richar" w:date="2024-09-17T09:35:00Z">
        <w:r w:rsidR="003F5656">
          <w:t>ea</w:t>
        </w:r>
      </w:ins>
      <w:ins w:id="348" w:author="Jon.Richar" w:date="2024-09-16T15:42:00Z">
        <w:r w:rsidR="00F66D20">
          <w:t>r lags would have increased susceptibility to co</w:t>
        </w:r>
      </w:ins>
      <w:ins w:id="349" w:author="Jon.Richar" w:date="2024-09-16T15:43:00Z">
        <w:r w:rsidR="00F66D20">
          <w:t>nfounding by environmental factors not accounted for in the model.</w:t>
        </w:r>
      </w:ins>
    </w:p>
    <w:p w14:paraId="082BD6CB" w14:textId="50EF55DC" w:rsidR="00D921FF" w:rsidRDefault="008761CD">
      <w:pPr>
        <w:autoSpaceDE w:val="0"/>
        <w:autoSpaceDN w:val="0"/>
        <w:adjustRightInd w:val="0"/>
        <w:spacing w:after="0" w:line="480" w:lineRule="auto"/>
        <w:ind w:firstLine="720"/>
        <w:rPr>
          <w:rFonts w:ascii="Times New Roman" w:hAnsi="Times New Roman"/>
          <w:sz w:val="24"/>
          <w:szCs w:val="24"/>
        </w:rPr>
        <w:pPrChange w:id="350" w:author="Jon.Richar" w:date="2024-09-16T13:59:00Z">
          <w:pPr>
            <w:autoSpaceDE w:val="0"/>
            <w:autoSpaceDN w:val="0"/>
            <w:adjustRightInd w:val="0"/>
            <w:spacing w:after="0" w:line="480" w:lineRule="auto"/>
          </w:pPr>
        </w:pPrChange>
      </w:pPr>
      <w:r>
        <w:rPr>
          <w:rFonts w:ascii="Times New Roman" w:hAnsi="Times New Roman"/>
          <w:sz w:val="24"/>
          <w:szCs w:val="24"/>
        </w:rPr>
        <w:t>Over-compensatory d</w:t>
      </w:r>
      <w:r w:rsidR="00525AD2">
        <w:rPr>
          <w:rFonts w:ascii="Times New Roman" w:hAnsi="Times New Roman"/>
          <w:sz w:val="24"/>
          <w:szCs w:val="24"/>
        </w:rPr>
        <w:t>ensity-dependent effects</w:t>
      </w:r>
      <w:r w:rsidR="005D0C0B">
        <w:rPr>
          <w:rFonts w:ascii="Times New Roman" w:hAnsi="Times New Roman"/>
          <w:sz w:val="24"/>
          <w:szCs w:val="24"/>
        </w:rPr>
        <w:t xml:space="preserve">, as are observed in our </w:t>
      </w:r>
      <w:r w:rsidR="003B4A7D">
        <w:rPr>
          <w:rFonts w:ascii="Times New Roman" w:hAnsi="Times New Roman"/>
          <w:sz w:val="24"/>
          <w:szCs w:val="24"/>
        </w:rPr>
        <w:t>spawner-recruit</w:t>
      </w:r>
      <w:r w:rsidR="005D0C0B">
        <w:rPr>
          <w:rFonts w:ascii="Times New Roman" w:hAnsi="Times New Roman"/>
          <w:sz w:val="24"/>
          <w:szCs w:val="24"/>
        </w:rPr>
        <w:t xml:space="preserve"> results</w:t>
      </w:r>
      <w:r w:rsidR="00525AD2">
        <w:rPr>
          <w:rFonts w:ascii="Times New Roman" w:hAnsi="Times New Roman"/>
          <w:sz w:val="24"/>
          <w:szCs w:val="24"/>
        </w:rPr>
        <w:t xml:space="preserve"> </w:t>
      </w:r>
      <w:r>
        <w:rPr>
          <w:rFonts w:ascii="Times New Roman" w:hAnsi="Times New Roman"/>
          <w:sz w:val="24"/>
          <w:szCs w:val="24"/>
        </w:rPr>
        <w:t xml:space="preserve">may arise through </w:t>
      </w:r>
      <w:r w:rsidR="00952ECC">
        <w:rPr>
          <w:rFonts w:ascii="Times New Roman" w:hAnsi="Times New Roman"/>
          <w:sz w:val="24"/>
          <w:szCs w:val="24"/>
        </w:rPr>
        <w:t xml:space="preserve">multiple </w:t>
      </w:r>
      <w:r>
        <w:rPr>
          <w:rFonts w:ascii="Times New Roman" w:hAnsi="Times New Roman"/>
          <w:sz w:val="24"/>
          <w:szCs w:val="24"/>
        </w:rPr>
        <w:t>processes</w:t>
      </w:r>
      <w:r w:rsidR="00952ECC">
        <w:rPr>
          <w:rFonts w:ascii="Times New Roman" w:hAnsi="Times New Roman"/>
          <w:sz w:val="24"/>
          <w:szCs w:val="24"/>
        </w:rPr>
        <w:t>.</w:t>
      </w:r>
      <w:r w:rsidR="005F5A7A">
        <w:rPr>
          <w:rFonts w:ascii="Times New Roman" w:hAnsi="Times New Roman"/>
          <w:sz w:val="24"/>
          <w:szCs w:val="24"/>
        </w:rPr>
        <w:t xml:space="preserve"> </w:t>
      </w:r>
      <w:r w:rsidR="00431F47">
        <w:rPr>
          <w:rFonts w:ascii="Times New Roman" w:hAnsi="Times New Roman"/>
          <w:sz w:val="24"/>
          <w:szCs w:val="24"/>
        </w:rPr>
        <w:t>Intercohort</w:t>
      </w:r>
      <w:r w:rsidR="00D921FF">
        <w:rPr>
          <w:rFonts w:ascii="Times New Roman" w:hAnsi="Times New Roman"/>
          <w:sz w:val="24"/>
          <w:szCs w:val="24"/>
        </w:rPr>
        <w:t>/intracohort</w:t>
      </w:r>
      <w:r w:rsidR="00F0099E">
        <w:rPr>
          <w:rFonts w:ascii="Times New Roman" w:hAnsi="Times New Roman"/>
          <w:sz w:val="24"/>
          <w:szCs w:val="24"/>
        </w:rPr>
        <w:t xml:space="preserve"> competition and</w:t>
      </w:r>
      <w:r w:rsidR="00431F47">
        <w:rPr>
          <w:rFonts w:ascii="Times New Roman" w:hAnsi="Times New Roman"/>
          <w:sz w:val="24"/>
          <w:szCs w:val="24"/>
        </w:rPr>
        <w:t xml:space="preserve"> cannibalism ha</w:t>
      </w:r>
      <w:r w:rsidR="00F0099E">
        <w:rPr>
          <w:rFonts w:ascii="Times New Roman" w:hAnsi="Times New Roman"/>
          <w:sz w:val="24"/>
          <w:szCs w:val="24"/>
        </w:rPr>
        <w:t>ve</w:t>
      </w:r>
      <w:r w:rsidR="00431F47">
        <w:rPr>
          <w:rFonts w:ascii="Times New Roman" w:hAnsi="Times New Roman"/>
          <w:sz w:val="24"/>
          <w:szCs w:val="24"/>
        </w:rPr>
        <w:t xml:space="preserve"> been proposed as </w:t>
      </w:r>
      <w:r w:rsidR="00F0099E">
        <w:rPr>
          <w:rFonts w:ascii="Times New Roman" w:hAnsi="Times New Roman"/>
          <w:sz w:val="24"/>
          <w:szCs w:val="24"/>
        </w:rPr>
        <w:t xml:space="preserve">drivers of recruitment in the congener snow crab (Caddy et al. 2005, Émond et al. 2015). </w:t>
      </w:r>
      <w:r w:rsidR="00525AD2">
        <w:rPr>
          <w:rFonts w:ascii="Times New Roman" w:hAnsi="Times New Roman"/>
          <w:sz w:val="24"/>
          <w:szCs w:val="24"/>
        </w:rPr>
        <w:t xml:space="preserve">Synchronized release of larvae by dense aggregations of female crab may create dense patches of first-feeding zoeae that compete for prey (Stevens et al. 1994). Although there are no direct observations of this behavior in the EBS, as there are for the Gulf of Alaska (Stevens et al. 1994), high-density stations encountered during bottom trawl surveys are consistent with this behavior. It is thus reasonable to expect that in the relatively sluggish </w:t>
      </w:r>
      <w:r w:rsidR="00525AD2">
        <w:rPr>
          <w:rFonts w:ascii="Times New Roman" w:hAnsi="Times New Roman"/>
          <w:sz w:val="24"/>
          <w:szCs w:val="24"/>
        </w:rPr>
        <w:lastRenderedPageBreak/>
        <w:t>currents over the EBS continental shelf, larvae may maintain dense aggregations (Stabeno et al. 2001). To successfully feed, larval Tanner crab require high densities of copepods, potentially exceeding the mean concentration typically experienced in much of the natural environment (Paul et al. 1979, Incze &amp; Paul 1983). In years of high reproductive output, we can speculate that zoeae in dense aggregations may thus experience increased mortality rates due to starvation as they deplete the local copepod population through feeding (Paul et al. 1979). The positive</w:t>
      </w:r>
      <w:r w:rsidR="006D018C">
        <w:rPr>
          <w:rFonts w:ascii="Times New Roman" w:hAnsi="Times New Roman"/>
          <w:sz w:val="24"/>
          <w:szCs w:val="24"/>
        </w:rPr>
        <w:t xml:space="preserve"> relationships observed</w:t>
      </w:r>
      <w:r w:rsidR="006D41DC">
        <w:rPr>
          <w:rFonts w:ascii="Times New Roman" w:hAnsi="Times New Roman"/>
          <w:sz w:val="24"/>
          <w:szCs w:val="24"/>
        </w:rPr>
        <w:t xml:space="preserve"> in environmental indices that are likely</w:t>
      </w:r>
      <w:r w:rsidR="006D018C">
        <w:rPr>
          <w:rFonts w:ascii="Times New Roman" w:hAnsi="Times New Roman"/>
          <w:sz w:val="24"/>
          <w:szCs w:val="24"/>
        </w:rPr>
        <w:t xml:space="preserve"> to </w:t>
      </w:r>
      <w:r w:rsidR="006D41DC">
        <w:rPr>
          <w:rFonts w:ascii="Times New Roman" w:hAnsi="Times New Roman"/>
          <w:sz w:val="24"/>
          <w:szCs w:val="24"/>
        </w:rPr>
        <w:t xml:space="preserve">impact copepod productivity, particularly </w:t>
      </w:r>
      <w:r w:rsidR="00525AD2">
        <w:rPr>
          <w:rFonts w:ascii="Times New Roman" w:hAnsi="Times New Roman"/>
          <w:sz w:val="24"/>
          <w:szCs w:val="24"/>
        </w:rPr>
        <w:t xml:space="preserve">the PDO are consistent with this hypothesis, as these mechanisms are expected to improve copepod production as their values increase (Hunt et al. 2002, Hunt </w:t>
      </w:r>
      <w:r w:rsidR="00D235B4">
        <w:rPr>
          <w:rFonts w:ascii="Times New Roman" w:hAnsi="Times New Roman"/>
          <w:sz w:val="24"/>
          <w:szCs w:val="24"/>
        </w:rPr>
        <w:t xml:space="preserve">&amp; </w:t>
      </w:r>
      <w:r w:rsidR="00525AD2">
        <w:rPr>
          <w:rFonts w:ascii="Times New Roman" w:hAnsi="Times New Roman"/>
          <w:sz w:val="24"/>
          <w:szCs w:val="24"/>
        </w:rPr>
        <w:t>Stabeno 2002, Hunt et al. 2022).</w:t>
      </w:r>
      <w:r w:rsidR="006D41DC">
        <w:rPr>
          <w:rFonts w:ascii="Times New Roman" w:hAnsi="Times New Roman"/>
          <w:sz w:val="24"/>
          <w:szCs w:val="24"/>
        </w:rPr>
        <w:t xml:space="preserve"> Contrary to this, we found early summer SST to not be an important explanatory variable, suggesting that any temperature-effect may be more nuanced than expected.</w:t>
      </w:r>
    </w:p>
    <w:p w14:paraId="2422B50B" w14:textId="68688477" w:rsidR="00D921FF" w:rsidRDefault="00D921FF" w:rsidP="00D921FF">
      <w:pPr>
        <w:autoSpaceDE w:val="0"/>
        <w:autoSpaceDN w:val="0"/>
        <w:adjustRightInd w:val="0"/>
        <w:spacing w:after="0" w:line="480" w:lineRule="auto"/>
        <w:ind w:firstLine="720"/>
        <w:rPr>
          <w:rFonts w:ascii="Times New Roman" w:hAnsi="Times New Roman"/>
          <w:sz w:val="24"/>
          <w:szCs w:val="24"/>
        </w:rPr>
      </w:pPr>
      <w:r>
        <w:rPr>
          <w:rFonts w:ascii="Times New Roman" w:hAnsi="Times New Roman"/>
          <w:sz w:val="24"/>
          <w:szCs w:val="24"/>
        </w:rPr>
        <w:t xml:space="preserve">Cannibalism, particularly between cohorts may also play an important role generating a density-dependent relationship, and has been </w:t>
      </w:r>
      <w:r w:rsidR="00D902D3">
        <w:rPr>
          <w:rFonts w:ascii="Times New Roman" w:hAnsi="Times New Roman"/>
          <w:sz w:val="24"/>
          <w:szCs w:val="24"/>
        </w:rPr>
        <w:t xml:space="preserve">proposed or </w:t>
      </w:r>
      <w:r>
        <w:rPr>
          <w:rFonts w:ascii="Times New Roman" w:hAnsi="Times New Roman"/>
          <w:sz w:val="24"/>
          <w:szCs w:val="24"/>
        </w:rPr>
        <w:t xml:space="preserve">observed to be </w:t>
      </w:r>
      <w:r w:rsidR="000D6665">
        <w:rPr>
          <w:rFonts w:ascii="Times New Roman" w:hAnsi="Times New Roman"/>
          <w:sz w:val="24"/>
          <w:szCs w:val="24"/>
        </w:rPr>
        <w:t xml:space="preserve">a significant recruitment mechanism </w:t>
      </w:r>
      <w:r>
        <w:rPr>
          <w:rFonts w:ascii="Times New Roman" w:hAnsi="Times New Roman"/>
          <w:sz w:val="24"/>
          <w:szCs w:val="24"/>
        </w:rPr>
        <w:t xml:space="preserve">in many crab species, including the congener snow crab, where </w:t>
      </w:r>
      <w:r w:rsidR="00324C24">
        <w:rPr>
          <w:rFonts w:ascii="Times New Roman" w:hAnsi="Times New Roman"/>
          <w:sz w:val="24"/>
          <w:szCs w:val="24"/>
        </w:rPr>
        <w:t xml:space="preserve">younger </w:t>
      </w:r>
      <w:r w:rsidR="000D6665">
        <w:rPr>
          <w:rFonts w:ascii="Times New Roman" w:hAnsi="Times New Roman"/>
          <w:sz w:val="24"/>
          <w:szCs w:val="24"/>
        </w:rPr>
        <w:t xml:space="preserve">(age 0-4) </w:t>
      </w:r>
      <w:r w:rsidR="00324C24">
        <w:rPr>
          <w:rFonts w:ascii="Times New Roman" w:hAnsi="Times New Roman"/>
          <w:sz w:val="24"/>
          <w:szCs w:val="24"/>
        </w:rPr>
        <w:t>juvenile crab are the most fed-upon (</w:t>
      </w:r>
      <w:r w:rsidR="00335AC4">
        <w:rPr>
          <w:rFonts w:ascii="Times New Roman" w:hAnsi="Times New Roman"/>
          <w:sz w:val="24"/>
          <w:szCs w:val="24"/>
        </w:rPr>
        <w:t xml:space="preserve">Dutil et al. 1997, </w:t>
      </w:r>
      <w:r w:rsidR="00D235B4">
        <w:rPr>
          <w:rFonts w:ascii="Times New Roman" w:hAnsi="Times New Roman"/>
          <w:sz w:val="24"/>
          <w:szCs w:val="24"/>
        </w:rPr>
        <w:t>Lovrich &amp;</w:t>
      </w:r>
      <w:r w:rsidR="007206D7">
        <w:rPr>
          <w:rFonts w:ascii="Times New Roman" w:hAnsi="Times New Roman"/>
          <w:sz w:val="24"/>
          <w:szCs w:val="24"/>
        </w:rPr>
        <w:t xml:space="preserve"> Sainte-Marie 1997, </w:t>
      </w:r>
      <w:r w:rsidR="00324C24">
        <w:rPr>
          <w:rFonts w:ascii="Times New Roman" w:hAnsi="Times New Roman"/>
          <w:sz w:val="24"/>
          <w:szCs w:val="24"/>
        </w:rPr>
        <w:t>Moksnes et al</w:t>
      </w:r>
      <w:r w:rsidR="007206D7">
        <w:rPr>
          <w:rFonts w:ascii="Times New Roman" w:hAnsi="Times New Roman"/>
          <w:sz w:val="24"/>
          <w:szCs w:val="24"/>
        </w:rPr>
        <w:t>. 1997,</w:t>
      </w:r>
      <w:r w:rsidR="00324C24">
        <w:rPr>
          <w:rFonts w:ascii="Times New Roman" w:hAnsi="Times New Roman"/>
          <w:sz w:val="24"/>
          <w:szCs w:val="24"/>
        </w:rPr>
        <w:t xml:space="preserve"> 1998</w:t>
      </w:r>
      <w:r w:rsidR="00335AC4">
        <w:rPr>
          <w:rFonts w:ascii="Times New Roman" w:hAnsi="Times New Roman"/>
          <w:sz w:val="24"/>
          <w:szCs w:val="24"/>
        </w:rPr>
        <w:t>, Caddy et al. 2005</w:t>
      </w:r>
      <w:r w:rsidR="00D235B4">
        <w:rPr>
          <w:rFonts w:ascii="Times New Roman" w:hAnsi="Times New Roman"/>
          <w:sz w:val="24"/>
          <w:szCs w:val="24"/>
        </w:rPr>
        <w:t>)</w:t>
      </w:r>
      <w:r w:rsidR="000D6665">
        <w:rPr>
          <w:rFonts w:ascii="Times New Roman" w:hAnsi="Times New Roman"/>
          <w:sz w:val="24"/>
          <w:szCs w:val="24"/>
        </w:rPr>
        <w:t xml:space="preserve">. </w:t>
      </w:r>
      <w:r w:rsidR="0063095E">
        <w:rPr>
          <w:rFonts w:ascii="Times New Roman" w:hAnsi="Times New Roman"/>
          <w:sz w:val="24"/>
          <w:szCs w:val="24"/>
        </w:rPr>
        <w:t>Advection modeling studies suggest</w:t>
      </w:r>
      <w:r w:rsidR="007368AA">
        <w:rPr>
          <w:rFonts w:ascii="Times New Roman" w:hAnsi="Times New Roman"/>
          <w:sz w:val="24"/>
          <w:szCs w:val="24"/>
        </w:rPr>
        <w:t xml:space="preserve"> that </w:t>
      </w:r>
      <w:r w:rsidR="0063095E">
        <w:rPr>
          <w:rFonts w:ascii="Times New Roman" w:hAnsi="Times New Roman"/>
          <w:sz w:val="24"/>
          <w:szCs w:val="24"/>
        </w:rPr>
        <w:t>significant local retention of larvae occurs, which would be expected to increase vulnerability to predation by older, larger crab (</w:t>
      </w:r>
      <w:r w:rsidR="00B55CD7">
        <w:rPr>
          <w:rFonts w:ascii="Times New Roman" w:hAnsi="Times New Roman"/>
          <w:sz w:val="24"/>
          <w:szCs w:val="24"/>
        </w:rPr>
        <w:t xml:space="preserve">Parada et al. 2010, Richar et al. 2014). </w:t>
      </w:r>
      <w:r w:rsidR="000D6665">
        <w:rPr>
          <w:rFonts w:ascii="Times New Roman" w:hAnsi="Times New Roman"/>
          <w:sz w:val="24"/>
          <w:szCs w:val="24"/>
        </w:rPr>
        <w:t>Unfortunately, only very limited work has been done examining cannibalism in T</w:t>
      </w:r>
      <w:r w:rsidR="00D902D3">
        <w:rPr>
          <w:rFonts w:ascii="Times New Roman" w:hAnsi="Times New Roman"/>
          <w:sz w:val="24"/>
          <w:szCs w:val="24"/>
        </w:rPr>
        <w:t xml:space="preserve">anner crab, though the </w:t>
      </w:r>
      <w:r w:rsidR="000D6665">
        <w:rPr>
          <w:rFonts w:ascii="Times New Roman" w:hAnsi="Times New Roman"/>
          <w:sz w:val="24"/>
          <w:szCs w:val="24"/>
        </w:rPr>
        <w:t xml:space="preserve">work </w:t>
      </w:r>
      <w:r w:rsidR="00D902D3">
        <w:rPr>
          <w:rFonts w:ascii="Times New Roman" w:hAnsi="Times New Roman"/>
          <w:sz w:val="24"/>
          <w:szCs w:val="24"/>
        </w:rPr>
        <w:t xml:space="preserve">that has been done </w:t>
      </w:r>
      <w:r w:rsidR="000D6665">
        <w:rPr>
          <w:rFonts w:ascii="Times New Roman" w:hAnsi="Times New Roman"/>
          <w:sz w:val="24"/>
          <w:szCs w:val="24"/>
        </w:rPr>
        <w:t>suggests that it may be signi</w:t>
      </w:r>
      <w:r w:rsidR="00D902D3">
        <w:rPr>
          <w:rFonts w:ascii="Times New Roman" w:hAnsi="Times New Roman"/>
          <w:sz w:val="24"/>
          <w:szCs w:val="24"/>
        </w:rPr>
        <w:t>ficant</w:t>
      </w:r>
      <w:r w:rsidR="000D6665">
        <w:rPr>
          <w:rFonts w:ascii="Times New Roman" w:hAnsi="Times New Roman"/>
          <w:sz w:val="24"/>
          <w:szCs w:val="24"/>
        </w:rPr>
        <w:t>, with conspecifics being found to comprises</w:t>
      </w:r>
      <w:r w:rsidR="00D902D3">
        <w:rPr>
          <w:rFonts w:ascii="Times New Roman" w:hAnsi="Times New Roman"/>
          <w:sz w:val="24"/>
          <w:szCs w:val="24"/>
        </w:rPr>
        <w:t xml:space="preserve"> ~11% of stomach contents by weight in crab sampled near Kodiak Island (Jewett &amp; Feder 1983).</w:t>
      </w:r>
    </w:p>
    <w:p w14:paraId="738794F8" w14:textId="31CB891C" w:rsidR="00525AD2" w:rsidRDefault="00525AD2" w:rsidP="00525AD2">
      <w:pPr>
        <w:autoSpaceDE w:val="0"/>
        <w:autoSpaceDN w:val="0"/>
        <w:adjustRightInd w:val="0"/>
        <w:spacing w:after="0" w:line="480" w:lineRule="auto"/>
        <w:ind w:firstLine="720"/>
        <w:rPr>
          <w:rFonts w:ascii="Times New Roman" w:hAnsi="Times New Roman"/>
          <w:sz w:val="24"/>
          <w:szCs w:val="24"/>
        </w:rPr>
      </w:pPr>
      <w:r>
        <w:rPr>
          <w:rFonts w:ascii="Times New Roman" w:hAnsi="Times New Roman"/>
          <w:sz w:val="24"/>
          <w:szCs w:val="24"/>
        </w:rPr>
        <w:lastRenderedPageBreak/>
        <w:t xml:space="preserve">Finally, our density-dependent effect findings may also be explained by the </w:t>
      </w:r>
      <w:r w:rsidR="005C1F35">
        <w:rPr>
          <w:rFonts w:ascii="Times New Roman" w:hAnsi="Times New Roman"/>
          <w:sz w:val="24"/>
          <w:szCs w:val="24"/>
        </w:rPr>
        <w:t xml:space="preserve">observation </w:t>
      </w:r>
      <w:r>
        <w:rPr>
          <w:rFonts w:ascii="Times New Roman" w:hAnsi="Times New Roman"/>
          <w:sz w:val="24"/>
          <w:szCs w:val="24"/>
        </w:rPr>
        <w:t xml:space="preserve">that high population densities may also lead to significantly increased disease prevalence, increasing natural mortality rates, particularly in the high-density aggregations often observed in juvenile </w:t>
      </w:r>
      <w:del w:id="351" w:author="Jon.Richar" w:date="2024-07-26T14:09:00Z">
        <w:r w:rsidDel="003922AA">
          <w:rPr>
            <w:rFonts w:ascii="Times New Roman" w:hAnsi="Times New Roman"/>
            <w:sz w:val="24"/>
            <w:szCs w:val="24"/>
          </w:rPr>
          <w:delText>crabs</w:delText>
        </w:r>
      </w:del>
      <w:ins w:id="352" w:author="Jon.Richar" w:date="2024-07-26T14:09:00Z">
        <w:r w:rsidR="003922AA">
          <w:rPr>
            <w:rFonts w:ascii="Times New Roman" w:hAnsi="Times New Roman"/>
            <w:sz w:val="24"/>
            <w:szCs w:val="24"/>
          </w:rPr>
          <w:t>crab</w:t>
        </w:r>
      </w:ins>
      <w:r>
        <w:rPr>
          <w:rFonts w:ascii="Times New Roman" w:hAnsi="Times New Roman"/>
          <w:sz w:val="24"/>
          <w:szCs w:val="24"/>
        </w:rPr>
        <w:t xml:space="preserve">. In the EBS region, the dinoflagellate </w:t>
      </w:r>
      <w:r w:rsidRPr="000A2FE9">
        <w:rPr>
          <w:rFonts w:ascii="Times New Roman" w:hAnsi="Times New Roman"/>
          <w:i/>
          <w:sz w:val="24"/>
          <w:szCs w:val="24"/>
        </w:rPr>
        <w:t>Hematodinium</w:t>
      </w:r>
      <w:r>
        <w:rPr>
          <w:rFonts w:ascii="Times New Roman" w:hAnsi="Times New Roman"/>
          <w:sz w:val="24"/>
          <w:szCs w:val="24"/>
        </w:rPr>
        <w:t xml:space="preserve">, also known as bitter crab disease (BCD) infects </w:t>
      </w:r>
      <w:r w:rsidRPr="000A2FE9">
        <w:rPr>
          <w:rFonts w:ascii="Times New Roman" w:hAnsi="Times New Roman"/>
          <w:i/>
          <w:sz w:val="24"/>
          <w:szCs w:val="24"/>
        </w:rPr>
        <w:t>Chionoecetes</w:t>
      </w:r>
      <w:r>
        <w:rPr>
          <w:rFonts w:ascii="Times New Roman" w:hAnsi="Times New Roman"/>
          <w:sz w:val="24"/>
          <w:szCs w:val="24"/>
        </w:rPr>
        <w:t xml:space="preserve"> </w:t>
      </w:r>
      <w:r w:rsidRPr="000A2FE9">
        <w:rPr>
          <w:rFonts w:ascii="Times New Roman" w:hAnsi="Times New Roman"/>
          <w:i/>
          <w:sz w:val="24"/>
          <w:szCs w:val="24"/>
        </w:rPr>
        <w:t>spp</w:t>
      </w:r>
      <w:r>
        <w:rPr>
          <w:rFonts w:ascii="Times New Roman" w:hAnsi="Times New Roman"/>
          <w:sz w:val="24"/>
          <w:szCs w:val="24"/>
        </w:rPr>
        <w:t xml:space="preserve">. </w:t>
      </w:r>
      <w:del w:id="353" w:author="Jon.Richar" w:date="2024-07-26T14:09:00Z">
        <w:r w:rsidDel="003922AA">
          <w:rPr>
            <w:rFonts w:ascii="Times New Roman" w:hAnsi="Times New Roman"/>
            <w:sz w:val="24"/>
            <w:szCs w:val="24"/>
          </w:rPr>
          <w:delText>crabs</w:delText>
        </w:r>
      </w:del>
      <w:ins w:id="354" w:author="Jon.Richar" w:date="2024-07-26T14:09:00Z">
        <w:r w:rsidR="003922AA">
          <w:rPr>
            <w:rFonts w:ascii="Times New Roman" w:hAnsi="Times New Roman"/>
            <w:sz w:val="24"/>
            <w:szCs w:val="24"/>
          </w:rPr>
          <w:t>crab</w:t>
        </w:r>
      </w:ins>
      <w:r>
        <w:rPr>
          <w:rFonts w:ascii="Times New Roman" w:hAnsi="Times New Roman"/>
          <w:sz w:val="24"/>
          <w:szCs w:val="24"/>
        </w:rPr>
        <w:t>, leading to mortality rates of up to 100% (Meyers et al. 1996). Although all life stages may be infected, current evidence suggests that juvenile crab are the most susceptible to infection, likely due, at least in part, to increased molting frequencies, particularly for juveniles (Pestal et al. 2003, Shields et al. 2005).</w:t>
      </w:r>
    </w:p>
    <w:p w14:paraId="336AE7DA" w14:textId="3F9FC492" w:rsidR="00525AD2" w:rsidRPr="00DC222F" w:rsidRDefault="00525AD2" w:rsidP="00525AD2">
      <w:pPr>
        <w:spacing w:line="480" w:lineRule="auto"/>
        <w:ind w:firstLine="720"/>
        <w:contextualSpacing/>
        <w:rPr>
          <w:rFonts w:ascii="Times New Roman" w:hAnsi="Times New Roman"/>
          <w:sz w:val="24"/>
          <w:szCs w:val="24"/>
        </w:rPr>
      </w:pPr>
      <w:r>
        <w:rPr>
          <w:rFonts w:ascii="Times New Roman" w:hAnsi="Times New Roman"/>
          <w:sz w:val="24"/>
          <w:szCs w:val="24"/>
        </w:rPr>
        <w:t>Our work provides support for the hypothesis of a</w:t>
      </w:r>
      <w:r w:rsidRPr="00672BAE">
        <w:rPr>
          <w:rFonts w:ascii="Times New Roman" w:hAnsi="Times New Roman"/>
          <w:sz w:val="24"/>
          <w:szCs w:val="24"/>
        </w:rPr>
        <w:t xml:space="preserve"> predation effect </w:t>
      </w:r>
      <w:r>
        <w:rPr>
          <w:rFonts w:ascii="Times New Roman" w:hAnsi="Times New Roman"/>
          <w:sz w:val="24"/>
          <w:szCs w:val="24"/>
        </w:rPr>
        <w:t xml:space="preserve">in the case of </w:t>
      </w:r>
      <w:r w:rsidRPr="00672BAE">
        <w:rPr>
          <w:rFonts w:ascii="Times New Roman" w:hAnsi="Times New Roman"/>
          <w:sz w:val="24"/>
          <w:szCs w:val="24"/>
        </w:rPr>
        <w:t>flathead sole</w:t>
      </w:r>
      <w:r>
        <w:rPr>
          <w:rFonts w:ascii="Times New Roman" w:hAnsi="Times New Roman"/>
          <w:sz w:val="24"/>
          <w:szCs w:val="24"/>
        </w:rPr>
        <w:t>, with a negative relationship observed between juvenile recruitment and flathead sole biomass.</w:t>
      </w:r>
      <w:ins w:id="355" w:author="Jon.Richar" w:date="2024-08-01T11:28:00Z">
        <w:r w:rsidR="0045776A">
          <w:rPr>
            <w:rFonts w:ascii="Times New Roman" w:hAnsi="Times New Roman"/>
            <w:sz w:val="24"/>
            <w:szCs w:val="24"/>
          </w:rPr>
          <w:t xml:space="preserve"> Indeed </w:t>
        </w:r>
      </w:ins>
      <w:ins w:id="356" w:author="Jon.Richar" w:date="2024-08-01T11:29:00Z">
        <w:r w:rsidR="0045776A">
          <w:rPr>
            <w:rFonts w:ascii="Times New Roman" w:hAnsi="Times New Roman"/>
            <w:sz w:val="24"/>
            <w:szCs w:val="24"/>
          </w:rPr>
          <w:t>our</w:t>
        </w:r>
      </w:ins>
      <w:ins w:id="357" w:author="Jon.Richar" w:date="2024-08-01T11:30:00Z">
        <w:r w:rsidR="0045776A">
          <w:rPr>
            <w:rFonts w:ascii="Times New Roman" w:hAnsi="Times New Roman"/>
            <w:sz w:val="24"/>
            <w:szCs w:val="24"/>
          </w:rPr>
          <w:t xml:space="preserve"> results,</w:t>
        </w:r>
      </w:ins>
      <w:ins w:id="358" w:author="Jon.Richar" w:date="2024-08-01T11:29:00Z">
        <w:r w:rsidR="0045776A">
          <w:rPr>
            <w:rFonts w:ascii="Times New Roman" w:hAnsi="Times New Roman"/>
            <w:sz w:val="24"/>
            <w:szCs w:val="24"/>
          </w:rPr>
          <w:t xml:space="preserve"> suggest that </w:t>
        </w:r>
      </w:ins>
      <w:ins w:id="359" w:author="Jon.Richar" w:date="2024-08-01T11:28:00Z">
        <w:r w:rsidR="0045776A">
          <w:rPr>
            <w:rFonts w:ascii="Times New Roman" w:hAnsi="Times New Roman"/>
            <w:sz w:val="24"/>
            <w:szCs w:val="24"/>
          </w:rPr>
          <w:t>this variable</w:t>
        </w:r>
      </w:ins>
      <w:ins w:id="360" w:author="Jon.Richar" w:date="2024-08-01T11:29:00Z">
        <w:r w:rsidR="0045776A">
          <w:rPr>
            <w:rFonts w:ascii="Times New Roman" w:hAnsi="Times New Roman"/>
            <w:sz w:val="24"/>
            <w:szCs w:val="24"/>
          </w:rPr>
          <w:t xml:space="preserve"> </w:t>
        </w:r>
      </w:ins>
      <w:ins w:id="361" w:author="Jon.Richar" w:date="2024-08-01T11:31:00Z">
        <w:r w:rsidR="0045776A">
          <w:rPr>
            <w:rFonts w:ascii="Times New Roman" w:hAnsi="Times New Roman"/>
            <w:sz w:val="24"/>
            <w:szCs w:val="24"/>
          </w:rPr>
          <w:t xml:space="preserve">was the single most important covariate of those investigated, </w:t>
        </w:r>
      </w:ins>
      <w:ins w:id="362" w:author="Jon.Richar" w:date="2024-08-01T11:32:00Z">
        <w:r w:rsidR="00D91C48">
          <w:rPr>
            <w:rFonts w:ascii="Times New Roman" w:hAnsi="Times New Roman"/>
            <w:sz w:val="24"/>
            <w:szCs w:val="24"/>
          </w:rPr>
          <w:t>in terms of the improvement in a</w:t>
        </w:r>
      </w:ins>
      <w:ins w:id="363" w:author="Jon.Richar" w:date="2024-08-01T11:29:00Z">
        <w:r w:rsidR="0045776A">
          <w:rPr>
            <w:rFonts w:ascii="Times New Roman" w:hAnsi="Times New Roman"/>
            <w:sz w:val="24"/>
            <w:szCs w:val="24"/>
          </w:rPr>
          <w:t xml:space="preserve"> given model</w:t>
        </w:r>
      </w:ins>
      <w:ins w:id="364" w:author="Jon.Richar" w:date="2024-08-02T11:06:00Z">
        <w:r w:rsidR="00D91C48">
          <w:rPr>
            <w:rFonts w:ascii="Times New Roman" w:hAnsi="Times New Roman"/>
            <w:sz w:val="24"/>
            <w:szCs w:val="24"/>
          </w:rPr>
          <w:t>’</w:t>
        </w:r>
      </w:ins>
      <w:ins w:id="365" w:author="Jon.Richar" w:date="2024-08-01T11:29:00Z">
        <w:r w:rsidR="0045776A">
          <w:rPr>
            <w:rFonts w:ascii="Times New Roman" w:hAnsi="Times New Roman"/>
            <w:sz w:val="24"/>
            <w:szCs w:val="24"/>
          </w:rPr>
          <w:t>s explanatory power</w:t>
        </w:r>
      </w:ins>
      <w:ins w:id="366" w:author="Jon.Richar" w:date="2024-08-02T11:06:00Z">
        <w:r w:rsidR="00D91C48">
          <w:rPr>
            <w:rFonts w:ascii="Times New Roman" w:hAnsi="Times New Roman"/>
            <w:sz w:val="24"/>
            <w:szCs w:val="24"/>
          </w:rPr>
          <w:t xml:space="preserve"> with its inclusion</w:t>
        </w:r>
      </w:ins>
      <w:ins w:id="367" w:author="Jon.Richar" w:date="2024-08-01T11:32:00Z">
        <w:r w:rsidR="0045776A">
          <w:rPr>
            <w:rFonts w:ascii="Times New Roman" w:hAnsi="Times New Roman"/>
            <w:sz w:val="24"/>
            <w:szCs w:val="24"/>
          </w:rPr>
          <w:t>.</w:t>
        </w:r>
      </w:ins>
      <w:ins w:id="368" w:author="Jon.Richar" w:date="2024-08-01T11:28:00Z">
        <w:r w:rsidR="0045776A">
          <w:rPr>
            <w:rFonts w:ascii="Times New Roman" w:hAnsi="Times New Roman"/>
            <w:sz w:val="24"/>
            <w:szCs w:val="24"/>
          </w:rPr>
          <w:t xml:space="preserve"> </w:t>
        </w:r>
      </w:ins>
      <w:del w:id="369" w:author="Jon.Richar" w:date="2024-08-01T11:32:00Z">
        <w:r w:rsidRPr="00672BAE" w:rsidDel="0045776A">
          <w:rPr>
            <w:rFonts w:ascii="Times New Roman" w:hAnsi="Times New Roman"/>
            <w:sz w:val="24"/>
            <w:szCs w:val="24"/>
          </w:rPr>
          <w:delText xml:space="preserve"> </w:delText>
        </w:r>
        <w:r w:rsidDel="0045776A">
          <w:rPr>
            <w:rFonts w:ascii="Times New Roman" w:hAnsi="Times New Roman"/>
            <w:sz w:val="24"/>
            <w:szCs w:val="24"/>
          </w:rPr>
          <w:delText xml:space="preserve">This </w:delText>
        </w:r>
      </w:del>
      <w:ins w:id="370" w:author="Jon.Richar" w:date="2024-08-01T11:32:00Z">
        <w:r w:rsidR="0045776A">
          <w:rPr>
            <w:rFonts w:ascii="Times New Roman" w:hAnsi="Times New Roman"/>
            <w:sz w:val="24"/>
            <w:szCs w:val="24"/>
          </w:rPr>
          <w:t xml:space="preserve">These findings are </w:t>
        </w:r>
      </w:ins>
      <w:del w:id="371" w:author="Jon.Richar" w:date="2024-08-01T11:32:00Z">
        <w:r w:rsidDel="0045776A">
          <w:rPr>
            <w:rFonts w:ascii="Times New Roman" w:hAnsi="Times New Roman"/>
            <w:sz w:val="24"/>
            <w:szCs w:val="24"/>
          </w:rPr>
          <w:delText xml:space="preserve">is </w:delText>
        </w:r>
      </w:del>
      <w:r>
        <w:rPr>
          <w:rFonts w:ascii="Times New Roman" w:hAnsi="Times New Roman"/>
          <w:sz w:val="24"/>
          <w:szCs w:val="24"/>
        </w:rPr>
        <w:t>consistent with observations that</w:t>
      </w:r>
      <w:r w:rsidRPr="00383C25">
        <w:rPr>
          <w:rFonts w:ascii="Times New Roman" w:hAnsi="Times New Roman"/>
          <w:sz w:val="24"/>
          <w:szCs w:val="24"/>
        </w:rPr>
        <w:t xml:space="preserve"> flathead sole are second only to Pacific cod in terms of Tanner crab predation; </w:t>
      </w:r>
      <w:r>
        <w:rPr>
          <w:rFonts w:ascii="Times New Roman" w:hAnsi="Times New Roman"/>
          <w:sz w:val="24"/>
          <w:szCs w:val="24"/>
        </w:rPr>
        <w:t xml:space="preserve">and are </w:t>
      </w:r>
      <w:r w:rsidRPr="00383C25">
        <w:rPr>
          <w:rFonts w:ascii="Times New Roman" w:hAnsi="Times New Roman"/>
          <w:sz w:val="24"/>
          <w:szCs w:val="24"/>
        </w:rPr>
        <w:t>occasionally the top predator of Tanner crab</w:t>
      </w:r>
      <w:r>
        <w:rPr>
          <w:rFonts w:ascii="Times New Roman" w:hAnsi="Times New Roman"/>
          <w:sz w:val="24"/>
          <w:szCs w:val="24"/>
        </w:rPr>
        <w:t>, based on stomach contents</w:t>
      </w:r>
      <w:r w:rsidRPr="00383C25">
        <w:rPr>
          <w:rFonts w:ascii="Times New Roman" w:hAnsi="Times New Roman"/>
          <w:sz w:val="24"/>
          <w:szCs w:val="24"/>
        </w:rPr>
        <w:t xml:space="preserve"> (Lang et al. </w:t>
      </w:r>
      <w:r w:rsidR="00366D30">
        <w:rPr>
          <w:rFonts w:ascii="Times New Roman" w:hAnsi="Times New Roman"/>
          <w:sz w:val="24"/>
          <w:szCs w:val="24"/>
        </w:rPr>
        <w:t xml:space="preserve">2003, </w:t>
      </w:r>
      <w:r w:rsidR="00366D30" w:rsidRPr="00383C25">
        <w:rPr>
          <w:rFonts w:ascii="Times New Roman" w:hAnsi="Times New Roman"/>
          <w:sz w:val="24"/>
          <w:szCs w:val="24"/>
        </w:rPr>
        <w:t xml:space="preserve">Lang et al. </w:t>
      </w:r>
      <w:r w:rsidRPr="00383C25">
        <w:rPr>
          <w:rFonts w:ascii="Times New Roman" w:hAnsi="Times New Roman"/>
          <w:sz w:val="24"/>
          <w:szCs w:val="24"/>
        </w:rPr>
        <w:t>2005).</w:t>
      </w:r>
      <w:r>
        <w:rPr>
          <w:rFonts w:ascii="Times New Roman" w:hAnsi="Times New Roman"/>
          <w:sz w:val="24"/>
          <w:szCs w:val="24"/>
        </w:rPr>
        <w:t xml:space="preserve"> </w:t>
      </w:r>
      <w:r w:rsidR="006D41DC">
        <w:rPr>
          <w:rFonts w:ascii="Times New Roman" w:hAnsi="Times New Roman"/>
          <w:sz w:val="24"/>
          <w:szCs w:val="24"/>
        </w:rPr>
        <w:t>Conversely, o</w:t>
      </w:r>
      <w:r w:rsidR="00604451">
        <w:rPr>
          <w:rFonts w:ascii="Times New Roman" w:hAnsi="Times New Roman"/>
          <w:sz w:val="24"/>
          <w:szCs w:val="24"/>
        </w:rPr>
        <w:t xml:space="preserve">ur </w:t>
      </w:r>
      <w:r w:rsidR="00397E9D">
        <w:rPr>
          <w:rFonts w:ascii="Times New Roman" w:hAnsi="Times New Roman"/>
          <w:sz w:val="24"/>
          <w:szCs w:val="24"/>
        </w:rPr>
        <w:t>results do not support</w:t>
      </w:r>
      <w:r w:rsidR="00604451">
        <w:rPr>
          <w:rFonts w:ascii="Times New Roman" w:hAnsi="Times New Roman"/>
          <w:sz w:val="24"/>
          <w:szCs w:val="24"/>
        </w:rPr>
        <w:t xml:space="preserve"> the hypothesis of a significant predator effect for </w:t>
      </w:r>
      <w:r w:rsidR="00BB6F88">
        <w:rPr>
          <w:rFonts w:ascii="Times New Roman" w:hAnsi="Times New Roman"/>
          <w:sz w:val="24"/>
          <w:szCs w:val="24"/>
        </w:rPr>
        <w:t xml:space="preserve">Pacific </w:t>
      </w:r>
      <w:r w:rsidR="00604451">
        <w:rPr>
          <w:rFonts w:ascii="Times New Roman" w:hAnsi="Times New Roman"/>
          <w:sz w:val="24"/>
          <w:szCs w:val="24"/>
        </w:rPr>
        <w:t xml:space="preserve">cod. These findings </w:t>
      </w:r>
      <w:r w:rsidR="00177ACD">
        <w:rPr>
          <w:rFonts w:ascii="Times New Roman" w:hAnsi="Times New Roman"/>
          <w:sz w:val="24"/>
          <w:szCs w:val="24"/>
        </w:rPr>
        <w:t xml:space="preserve">appear </w:t>
      </w:r>
      <w:r w:rsidR="00604451">
        <w:rPr>
          <w:rFonts w:ascii="Times New Roman" w:hAnsi="Times New Roman"/>
          <w:sz w:val="24"/>
          <w:szCs w:val="24"/>
        </w:rPr>
        <w:t xml:space="preserve">contrary to </w:t>
      </w:r>
      <w:r w:rsidR="00177ACD">
        <w:rPr>
          <w:rFonts w:ascii="Times New Roman" w:hAnsi="Times New Roman"/>
          <w:sz w:val="24"/>
          <w:szCs w:val="24"/>
        </w:rPr>
        <w:t xml:space="preserve">previous work, in particular an </w:t>
      </w:r>
      <w:r>
        <w:rPr>
          <w:rFonts w:ascii="Times New Roman" w:hAnsi="Times New Roman"/>
          <w:sz w:val="24"/>
          <w:szCs w:val="24"/>
        </w:rPr>
        <w:t xml:space="preserve">analysis of cod stomachs </w:t>
      </w:r>
      <w:r w:rsidR="00177ACD">
        <w:rPr>
          <w:rFonts w:ascii="Times New Roman" w:hAnsi="Times New Roman"/>
          <w:sz w:val="24"/>
          <w:szCs w:val="24"/>
        </w:rPr>
        <w:t xml:space="preserve">which </w:t>
      </w:r>
      <w:r>
        <w:rPr>
          <w:rFonts w:ascii="Times New Roman" w:hAnsi="Times New Roman"/>
          <w:sz w:val="24"/>
          <w:szCs w:val="24"/>
        </w:rPr>
        <w:t>indicated intense predation by young cod on Tanner crab, particularly for crab of age 1 </w:t>
      </w:r>
      <w:del w:id="372" w:author="Mike.Litzow" w:date="2024-04-06T15:37:00Z">
        <w:r w:rsidDel="00591D04">
          <w:rPr>
            <w:rFonts w:ascii="Times New Roman" w:hAnsi="Times New Roman"/>
            <w:sz w:val="24"/>
            <w:szCs w:val="24"/>
          </w:rPr>
          <w:delText>yr</w:delText>
        </w:r>
      </w:del>
      <w:ins w:id="373" w:author="Mike.Litzow" w:date="2024-04-06T15:37:00Z">
        <w:r w:rsidR="00591D04">
          <w:rPr>
            <w:rFonts w:ascii="Times New Roman" w:hAnsi="Times New Roman"/>
            <w:sz w:val="24"/>
            <w:szCs w:val="24"/>
          </w:rPr>
          <w:t>year</w:t>
        </w:r>
      </w:ins>
      <w:r>
        <w:rPr>
          <w:rFonts w:ascii="Times New Roman" w:hAnsi="Times New Roman"/>
          <w:sz w:val="24"/>
          <w:szCs w:val="24"/>
        </w:rPr>
        <w:t xml:space="preserve"> (Livingston 1989), which has been corroborated by more recent analyses </w:t>
      </w:r>
      <w:r w:rsidRPr="00E461C7">
        <w:rPr>
          <w:rFonts w:ascii="Times New Roman" w:hAnsi="Times New Roman"/>
          <w:sz w:val="24"/>
          <w:szCs w:val="24"/>
        </w:rPr>
        <w:t xml:space="preserve">(Livingston et al. 1993, </w:t>
      </w:r>
      <w:r w:rsidR="00366D30" w:rsidRPr="00E461C7">
        <w:rPr>
          <w:rFonts w:ascii="Times New Roman" w:hAnsi="Times New Roman"/>
          <w:sz w:val="24"/>
          <w:szCs w:val="24"/>
        </w:rPr>
        <w:t xml:space="preserve">Lang et al. </w:t>
      </w:r>
      <w:r w:rsidR="00366D30">
        <w:rPr>
          <w:rFonts w:ascii="Times New Roman" w:hAnsi="Times New Roman"/>
          <w:sz w:val="24"/>
          <w:szCs w:val="24"/>
        </w:rPr>
        <w:t xml:space="preserve">2003, </w:t>
      </w:r>
      <w:r w:rsidRPr="00E461C7">
        <w:rPr>
          <w:rFonts w:ascii="Times New Roman" w:hAnsi="Times New Roman"/>
          <w:sz w:val="24"/>
          <w:szCs w:val="24"/>
        </w:rPr>
        <w:t xml:space="preserve">Lang et al. </w:t>
      </w:r>
      <w:r w:rsidRPr="00DC222F">
        <w:rPr>
          <w:rFonts w:ascii="Times New Roman" w:hAnsi="Times New Roman"/>
          <w:sz w:val="24"/>
          <w:szCs w:val="24"/>
        </w:rPr>
        <w:t>2005).</w:t>
      </w:r>
      <w:r>
        <w:rPr>
          <w:rFonts w:ascii="Times New Roman" w:hAnsi="Times New Roman"/>
          <w:sz w:val="24"/>
          <w:szCs w:val="24"/>
        </w:rPr>
        <w:t xml:space="preserve"> </w:t>
      </w:r>
      <w:r w:rsidR="00397E9D">
        <w:rPr>
          <w:rFonts w:ascii="Times New Roman" w:hAnsi="Times New Roman" w:cs="Times New Roman"/>
          <w:sz w:val="24"/>
          <w:szCs w:val="24"/>
        </w:rPr>
        <w:t xml:space="preserve">Of note, </w:t>
      </w:r>
      <w:r>
        <w:rPr>
          <w:rFonts w:ascii="Times New Roman" w:hAnsi="Times New Roman" w:cs="Times New Roman"/>
          <w:sz w:val="24"/>
          <w:szCs w:val="24"/>
        </w:rPr>
        <w:t>in unpublished work exploring cod densities at model-simulated larval settling locations</w:t>
      </w:r>
      <w:ins w:id="374" w:author="Jon.Richar" w:date="2024-08-01T11:39:00Z">
        <w:r w:rsidR="00FE64AE">
          <w:rPr>
            <w:rFonts w:ascii="Times New Roman" w:hAnsi="Times New Roman" w:cs="Times New Roman"/>
            <w:sz w:val="24"/>
            <w:szCs w:val="24"/>
          </w:rPr>
          <w:t xml:space="preserve"> derived from a ROMS model</w:t>
        </w:r>
      </w:ins>
      <w:r>
        <w:rPr>
          <w:rFonts w:ascii="Times New Roman" w:hAnsi="Times New Roman" w:cs="Times New Roman"/>
          <w:sz w:val="24"/>
          <w:szCs w:val="24"/>
        </w:rPr>
        <w:t>, it was found that cod densities were much higher at these locations in the early-mid 1980s, coincident with the seminal work by Livingston (1989), than they have been for much of the time since (pers obs).</w:t>
      </w:r>
      <w:r>
        <w:rPr>
          <w:rFonts w:ascii="Times New Roman" w:hAnsi="Times New Roman"/>
          <w:sz w:val="24"/>
          <w:szCs w:val="24"/>
        </w:rPr>
        <w:t xml:space="preserve"> </w:t>
      </w:r>
      <w:r>
        <w:rPr>
          <w:rFonts w:ascii="Times New Roman" w:hAnsi="Times New Roman"/>
          <w:sz w:val="24"/>
          <w:szCs w:val="24"/>
        </w:rPr>
        <w:lastRenderedPageBreak/>
        <w:t>Elucidation of potential relationships between cod and Tanner crab may depend on spatial considerations. For instance, in a recent analysis, c</w:t>
      </w:r>
      <w:r w:rsidRPr="003C4780">
        <w:rPr>
          <w:rFonts w:ascii="Times New Roman" w:hAnsi="Times New Roman" w:cs="Times New Roman"/>
          <w:sz w:val="24"/>
          <w:szCs w:val="24"/>
        </w:rPr>
        <w:t>od was the strongest predictor of changes</w:t>
      </w:r>
      <w:r>
        <w:rPr>
          <w:rFonts w:ascii="Times New Roman" w:hAnsi="Times New Roman"/>
          <w:sz w:val="24"/>
          <w:szCs w:val="24"/>
        </w:rPr>
        <w:t xml:space="preserve"> in the longitude of Tanner crab centroids of abundance; that is, </w:t>
      </w:r>
      <w:r w:rsidRPr="003C4780">
        <w:rPr>
          <w:rFonts w:ascii="Times New Roman" w:hAnsi="Times New Roman" w:cs="Times New Roman"/>
          <w:sz w:val="24"/>
          <w:szCs w:val="24"/>
        </w:rPr>
        <w:t xml:space="preserve">when cod biomass </w:t>
      </w:r>
      <w:r>
        <w:rPr>
          <w:rFonts w:ascii="Times New Roman" w:hAnsi="Times New Roman"/>
          <w:sz w:val="24"/>
          <w:szCs w:val="24"/>
        </w:rPr>
        <w:t>is</w:t>
      </w:r>
      <w:r w:rsidRPr="003C4780">
        <w:rPr>
          <w:rFonts w:ascii="Times New Roman" w:hAnsi="Times New Roman" w:cs="Times New Roman"/>
          <w:sz w:val="24"/>
          <w:szCs w:val="24"/>
        </w:rPr>
        <w:t xml:space="preserve"> high, Tanner crab </w:t>
      </w:r>
      <w:r>
        <w:rPr>
          <w:rFonts w:ascii="Times New Roman" w:hAnsi="Times New Roman"/>
          <w:sz w:val="24"/>
          <w:szCs w:val="24"/>
        </w:rPr>
        <w:t>tend to be</w:t>
      </w:r>
      <w:r w:rsidRPr="003C4780">
        <w:rPr>
          <w:rFonts w:ascii="Times New Roman" w:hAnsi="Times New Roman" w:cs="Times New Roman"/>
          <w:sz w:val="24"/>
          <w:szCs w:val="24"/>
        </w:rPr>
        <w:t xml:space="preserve"> distributed</w:t>
      </w:r>
      <w:r>
        <w:rPr>
          <w:rFonts w:ascii="Times New Roman" w:hAnsi="Times New Roman"/>
          <w:sz w:val="24"/>
          <w:szCs w:val="24"/>
        </w:rPr>
        <w:t xml:space="preserve"> </w:t>
      </w:r>
      <w:r w:rsidRPr="003C4780">
        <w:rPr>
          <w:rFonts w:ascii="Times New Roman" w:hAnsi="Times New Roman" w:cs="Times New Roman"/>
          <w:sz w:val="24"/>
          <w:szCs w:val="24"/>
        </w:rPr>
        <w:t>farther offshore</w:t>
      </w:r>
      <w:r>
        <w:rPr>
          <w:rFonts w:ascii="Times New Roman" w:hAnsi="Times New Roman"/>
          <w:sz w:val="24"/>
          <w:szCs w:val="24"/>
        </w:rPr>
        <w:t xml:space="preserve"> (Szuwalski et al. 202</w:t>
      </w:r>
      <w:r w:rsidR="00623AA2">
        <w:rPr>
          <w:rFonts w:ascii="Times New Roman" w:hAnsi="Times New Roman"/>
          <w:sz w:val="24"/>
          <w:szCs w:val="24"/>
        </w:rPr>
        <w:t>1</w:t>
      </w:r>
      <w:r>
        <w:rPr>
          <w:rFonts w:ascii="Times New Roman" w:hAnsi="Times New Roman"/>
          <w:sz w:val="24"/>
          <w:szCs w:val="24"/>
        </w:rPr>
        <w:t>)</w:t>
      </w:r>
      <w:r w:rsidRPr="003C4780">
        <w:rPr>
          <w:rFonts w:ascii="Times New Roman" w:hAnsi="Times New Roman" w:cs="Times New Roman"/>
          <w:sz w:val="24"/>
          <w:szCs w:val="24"/>
        </w:rPr>
        <w:t>.</w:t>
      </w:r>
      <w:r>
        <w:rPr>
          <w:rFonts w:ascii="Times New Roman" w:hAnsi="Times New Roman" w:cs="Times New Roman"/>
          <w:sz w:val="24"/>
          <w:szCs w:val="24"/>
        </w:rPr>
        <w:t xml:space="preserve"> </w:t>
      </w:r>
    </w:p>
    <w:p w14:paraId="274D767B" w14:textId="1AE64AEE" w:rsidR="00525AD2" w:rsidRDefault="00525AD2" w:rsidP="00525AD2">
      <w:pPr>
        <w:spacing w:after="0" w:line="480" w:lineRule="auto"/>
        <w:ind w:firstLine="720"/>
        <w:contextualSpacing/>
        <w:rPr>
          <w:rFonts w:ascii="Times New Roman" w:hAnsi="Times New Roman"/>
          <w:sz w:val="24"/>
          <w:szCs w:val="24"/>
        </w:rPr>
      </w:pPr>
      <w:r>
        <w:rPr>
          <w:rFonts w:ascii="Times New Roman" w:hAnsi="Times New Roman"/>
          <w:sz w:val="24"/>
          <w:szCs w:val="24"/>
        </w:rPr>
        <w:t>Complexities present in predator-prey relationships may confound the ability to detect significant relationships in retrospective analyses such as ours.</w:t>
      </w:r>
      <w:r w:rsidRPr="00C741AB">
        <w:rPr>
          <w:rFonts w:ascii="Times New Roman" w:hAnsi="Times New Roman"/>
          <w:sz w:val="24"/>
          <w:szCs w:val="24"/>
        </w:rPr>
        <w:t xml:space="preserve"> </w:t>
      </w:r>
      <w:r>
        <w:rPr>
          <w:rFonts w:ascii="Times New Roman" w:hAnsi="Times New Roman"/>
          <w:sz w:val="24"/>
          <w:szCs w:val="24"/>
        </w:rPr>
        <w:t xml:space="preserve">The degree of overlap between predator and prey may vary interannually, as both populations respond to interactions between dynamic environmental conditions and their respective environmental tolerances, with this reflected in predatory pressure experienced by the prey species (Ciannelli </w:t>
      </w:r>
      <w:r w:rsidR="00D235B4">
        <w:rPr>
          <w:rFonts w:ascii="Times New Roman" w:hAnsi="Times New Roman"/>
          <w:sz w:val="24"/>
          <w:szCs w:val="24"/>
        </w:rPr>
        <w:t xml:space="preserve">&amp; </w:t>
      </w:r>
      <w:r>
        <w:rPr>
          <w:rFonts w:ascii="Times New Roman" w:hAnsi="Times New Roman"/>
          <w:sz w:val="24"/>
          <w:szCs w:val="24"/>
        </w:rPr>
        <w:t>Bailey 2005, Spencer 2008). I</w:t>
      </w:r>
      <w:r w:rsidRPr="00C741AB">
        <w:rPr>
          <w:rFonts w:ascii="Times New Roman" w:hAnsi="Times New Roman"/>
          <w:sz w:val="24"/>
          <w:szCs w:val="24"/>
        </w:rPr>
        <w:t xml:space="preserve">f non-specialist predators experience a glut of prey items of various species, feeding pressure on a particular species might be reduced </w:t>
      </w:r>
      <w:r>
        <w:rPr>
          <w:rFonts w:ascii="Times New Roman" w:hAnsi="Times New Roman"/>
          <w:sz w:val="24"/>
          <w:szCs w:val="24"/>
        </w:rPr>
        <w:t>due to prey switching as</w:t>
      </w:r>
      <w:r w:rsidRPr="00C741AB">
        <w:rPr>
          <w:rFonts w:ascii="Times New Roman" w:hAnsi="Times New Roman"/>
          <w:sz w:val="24"/>
          <w:szCs w:val="24"/>
        </w:rPr>
        <w:t xml:space="preserve"> predators optimize </w:t>
      </w:r>
      <w:r>
        <w:rPr>
          <w:rFonts w:ascii="Times New Roman" w:hAnsi="Times New Roman"/>
          <w:sz w:val="24"/>
          <w:szCs w:val="24"/>
        </w:rPr>
        <w:t>their</w:t>
      </w:r>
      <w:r w:rsidRPr="00C741AB">
        <w:rPr>
          <w:rFonts w:ascii="Times New Roman" w:hAnsi="Times New Roman"/>
          <w:sz w:val="24"/>
          <w:szCs w:val="24"/>
        </w:rPr>
        <w:t xml:space="preserve"> foraging </w:t>
      </w:r>
      <w:r>
        <w:rPr>
          <w:rFonts w:ascii="Times New Roman" w:hAnsi="Times New Roman"/>
          <w:sz w:val="24"/>
          <w:szCs w:val="24"/>
        </w:rPr>
        <w:t>success</w:t>
      </w:r>
      <w:r w:rsidRPr="00C741AB">
        <w:rPr>
          <w:rFonts w:ascii="Times New Roman" w:hAnsi="Times New Roman"/>
          <w:sz w:val="24"/>
          <w:szCs w:val="24"/>
        </w:rPr>
        <w:t xml:space="preserve"> (Krivan 1996). In addition, </w:t>
      </w:r>
      <w:r>
        <w:rPr>
          <w:rFonts w:ascii="Times New Roman" w:hAnsi="Times New Roman"/>
          <w:sz w:val="24"/>
          <w:szCs w:val="24"/>
        </w:rPr>
        <w:t>predator-prey relationships can be</w:t>
      </w:r>
      <w:r w:rsidRPr="00C741AB">
        <w:rPr>
          <w:rFonts w:ascii="Times New Roman" w:hAnsi="Times New Roman"/>
          <w:sz w:val="24"/>
          <w:szCs w:val="24"/>
        </w:rPr>
        <w:t xml:space="preserve"> mediated </w:t>
      </w:r>
      <w:r>
        <w:rPr>
          <w:rFonts w:ascii="Times New Roman" w:hAnsi="Times New Roman"/>
          <w:sz w:val="24"/>
          <w:szCs w:val="24"/>
        </w:rPr>
        <w:t xml:space="preserve">through </w:t>
      </w:r>
      <w:r w:rsidRPr="00C741AB">
        <w:rPr>
          <w:rFonts w:ascii="Times New Roman" w:hAnsi="Times New Roman"/>
          <w:sz w:val="24"/>
          <w:szCs w:val="24"/>
        </w:rPr>
        <w:t>indirect effects</w:t>
      </w:r>
      <w:r>
        <w:rPr>
          <w:rFonts w:ascii="Times New Roman" w:hAnsi="Times New Roman"/>
          <w:sz w:val="24"/>
          <w:szCs w:val="24"/>
        </w:rPr>
        <w:t xml:space="preserve"> by the presence of another predator (Siddon &amp;</w:t>
      </w:r>
      <w:r w:rsidRPr="00C741AB">
        <w:rPr>
          <w:rFonts w:ascii="Times New Roman" w:hAnsi="Times New Roman"/>
          <w:sz w:val="24"/>
          <w:szCs w:val="24"/>
        </w:rPr>
        <w:t xml:space="preserve"> Witman 2004)</w:t>
      </w:r>
      <w:r>
        <w:rPr>
          <w:rFonts w:ascii="Times New Roman" w:hAnsi="Times New Roman"/>
          <w:sz w:val="24"/>
          <w:szCs w:val="24"/>
        </w:rPr>
        <w:t>, thus altering the observed functional response</w:t>
      </w:r>
      <w:r w:rsidRPr="00C741AB">
        <w:rPr>
          <w:rFonts w:ascii="Times New Roman" w:hAnsi="Times New Roman"/>
          <w:sz w:val="24"/>
          <w:szCs w:val="24"/>
        </w:rPr>
        <w:t xml:space="preserve">. </w:t>
      </w:r>
      <w:r>
        <w:rPr>
          <w:rFonts w:ascii="Times New Roman" w:hAnsi="Times New Roman"/>
          <w:sz w:val="24"/>
          <w:szCs w:val="24"/>
        </w:rPr>
        <w:t>Consequently, a</w:t>
      </w:r>
      <w:r w:rsidRPr="00C741AB">
        <w:rPr>
          <w:rFonts w:ascii="Times New Roman" w:hAnsi="Times New Roman"/>
          <w:sz w:val="24"/>
          <w:szCs w:val="24"/>
        </w:rPr>
        <w:t>bsence of an apparent predatory effect</w:t>
      </w:r>
      <w:r>
        <w:rPr>
          <w:rFonts w:ascii="Times New Roman" w:hAnsi="Times New Roman"/>
          <w:sz w:val="24"/>
          <w:szCs w:val="24"/>
        </w:rPr>
        <w:t xml:space="preserve"> here should not</w:t>
      </w:r>
      <w:r w:rsidRPr="00C741AB">
        <w:rPr>
          <w:rFonts w:ascii="Times New Roman" w:hAnsi="Times New Roman"/>
          <w:sz w:val="24"/>
          <w:szCs w:val="24"/>
        </w:rPr>
        <w:t xml:space="preserve"> be considered </w:t>
      </w:r>
      <w:r>
        <w:rPr>
          <w:rFonts w:ascii="Times New Roman" w:hAnsi="Times New Roman"/>
          <w:sz w:val="24"/>
          <w:szCs w:val="24"/>
        </w:rPr>
        <w:t>as conclusive evidence</w:t>
      </w:r>
      <w:r w:rsidRPr="00C741AB">
        <w:rPr>
          <w:rFonts w:ascii="Times New Roman" w:hAnsi="Times New Roman"/>
          <w:sz w:val="24"/>
          <w:szCs w:val="24"/>
        </w:rPr>
        <w:t xml:space="preserve"> </w:t>
      </w:r>
      <w:r>
        <w:rPr>
          <w:rFonts w:ascii="Times New Roman" w:hAnsi="Times New Roman"/>
          <w:sz w:val="24"/>
          <w:szCs w:val="24"/>
        </w:rPr>
        <w:t>of a lack of a</w:t>
      </w:r>
      <w:r w:rsidRPr="00C741AB">
        <w:rPr>
          <w:rFonts w:ascii="Times New Roman" w:hAnsi="Times New Roman"/>
          <w:sz w:val="24"/>
          <w:szCs w:val="24"/>
        </w:rPr>
        <w:t xml:space="preserve"> </w:t>
      </w:r>
      <w:r>
        <w:rPr>
          <w:rFonts w:ascii="Times New Roman" w:hAnsi="Times New Roman"/>
          <w:sz w:val="24"/>
          <w:szCs w:val="24"/>
        </w:rPr>
        <w:t>groundfish predation</w:t>
      </w:r>
      <w:r w:rsidRPr="00C741AB">
        <w:rPr>
          <w:rFonts w:ascii="Times New Roman" w:hAnsi="Times New Roman"/>
          <w:sz w:val="24"/>
          <w:szCs w:val="24"/>
        </w:rPr>
        <w:t xml:space="preserve"> </w:t>
      </w:r>
      <w:r>
        <w:rPr>
          <w:rFonts w:ascii="Times New Roman" w:hAnsi="Times New Roman"/>
          <w:sz w:val="24"/>
          <w:szCs w:val="24"/>
        </w:rPr>
        <w:t>effect on recruitment strength of</w:t>
      </w:r>
      <w:r w:rsidRPr="00C741AB">
        <w:rPr>
          <w:rFonts w:ascii="Times New Roman" w:hAnsi="Times New Roman"/>
          <w:sz w:val="24"/>
          <w:szCs w:val="24"/>
        </w:rPr>
        <w:t xml:space="preserve"> juvenile</w:t>
      </w:r>
      <w:r w:rsidRPr="0022017E">
        <w:rPr>
          <w:rFonts w:ascii="Times New Roman" w:hAnsi="Times New Roman"/>
          <w:sz w:val="24"/>
          <w:szCs w:val="24"/>
        </w:rPr>
        <w:t xml:space="preserve"> </w:t>
      </w:r>
      <w:r>
        <w:rPr>
          <w:rFonts w:ascii="Times New Roman" w:hAnsi="Times New Roman"/>
          <w:sz w:val="24"/>
          <w:szCs w:val="24"/>
        </w:rPr>
        <w:t>Tanner crab.</w:t>
      </w:r>
      <w:r w:rsidRPr="00C741AB">
        <w:rPr>
          <w:rFonts w:ascii="Times New Roman" w:hAnsi="Times New Roman"/>
          <w:sz w:val="24"/>
          <w:szCs w:val="24"/>
        </w:rPr>
        <w:t xml:space="preserve"> </w:t>
      </w:r>
    </w:p>
    <w:p w14:paraId="5912BDA4" w14:textId="1AC1E630" w:rsidR="00AD50BC" w:rsidRDefault="00525AD2">
      <w:pPr>
        <w:spacing w:line="480" w:lineRule="auto"/>
        <w:ind w:firstLine="720"/>
        <w:contextualSpacing/>
        <w:rPr>
          <w:rFonts w:ascii="Times New Roman" w:hAnsi="Times New Roman" w:cs="Times New Roman"/>
          <w:sz w:val="24"/>
          <w:szCs w:val="24"/>
        </w:rPr>
      </w:pPr>
      <w:r w:rsidRPr="006A381A">
        <w:rPr>
          <w:rFonts w:ascii="Times New Roman" w:hAnsi="Times New Roman" w:cs="Times New Roman"/>
          <w:sz w:val="24"/>
          <w:szCs w:val="24"/>
        </w:rPr>
        <w:t>Contrary to previous studies</w:t>
      </w:r>
      <w:r>
        <w:rPr>
          <w:rFonts w:ascii="Times New Roman" w:hAnsi="Times New Roman" w:cs="Times New Roman"/>
          <w:sz w:val="24"/>
          <w:szCs w:val="24"/>
        </w:rPr>
        <w:t xml:space="preserve"> (Rosenkranz et al. 2001)</w:t>
      </w:r>
      <w:r w:rsidRPr="006A381A">
        <w:rPr>
          <w:rFonts w:ascii="Times New Roman" w:hAnsi="Times New Roman" w:cs="Times New Roman"/>
          <w:sz w:val="24"/>
          <w:szCs w:val="24"/>
        </w:rPr>
        <w:t xml:space="preserve">, the results from this project do not offer </w:t>
      </w:r>
      <w:r>
        <w:rPr>
          <w:rFonts w:ascii="Times New Roman" w:hAnsi="Times New Roman" w:cs="Times New Roman"/>
          <w:sz w:val="24"/>
          <w:szCs w:val="24"/>
        </w:rPr>
        <w:t>strong support for the hypothesis of an effect by mean-bottom temperature on juvenile survival and recruitment</w:t>
      </w:r>
      <w:r w:rsidR="00B2199B">
        <w:rPr>
          <w:rFonts w:ascii="Times New Roman" w:hAnsi="Times New Roman" w:cs="Times New Roman"/>
          <w:sz w:val="24"/>
          <w:szCs w:val="24"/>
        </w:rPr>
        <w:t>, nor do they support previous hypotheses regarding the importance of wind-driven advection to crab recruitment (Rosenkranz et al. 1998, 2001)</w:t>
      </w:r>
      <w:r>
        <w:rPr>
          <w:rFonts w:ascii="Times New Roman" w:hAnsi="Times New Roman" w:cs="Times New Roman"/>
          <w:sz w:val="24"/>
          <w:szCs w:val="24"/>
        </w:rPr>
        <w:t>. Conversely, our findings for sea surface temperature were generally in accordance with prior studies, which were</w:t>
      </w:r>
      <w:r w:rsidR="00A55CB8">
        <w:rPr>
          <w:rFonts w:ascii="Times New Roman" w:hAnsi="Times New Roman" w:cs="Times New Roman"/>
          <w:sz w:val="24"/>
          <w:szCs w:val="24"/>
        </w:rPr>
        <w:t xml:space="preserve"> at best</w:t>
      </w:r>
      <w:r>
        <w:rPr>
          <w:rFonts w:ascii="Times New Roman" w:hAnsi="Times New Roman" w:cs="Times New Roman"/>
          <w:sz w:val="24"/>
          <w:szCs w:val="24"/>
        </w:rPr>
        <w:t xml:space="preserve"> inconclusive once </w:t>
      </w:r>
      <w:r w:rsidR="006D3BA6">
        <w:rPr>
          <w:rFonts w:ascii="Times New Roman" w:hAnsi="Times New Roman" w:cs="Times New Roman"/>
          <w:sz w:val="24"/>
          <w:szCs w:val="24"/>
        </w:rPr>
        <w:t xml:space="preserve">temporal </w:t>
      </w:r>
      <w:r>
        <w:rPr>
          <w:rFonts w:ascii="Times New Roman" w:hAnsi="Times New Roman" w:cs="Times New Roman"/>
          <w:sz w:val="24"/>
          <w:szCs w:val="24"/>
        </w:rPr>
        <w:t xml:space="preserve">autocorrelation was </w:t>
      </w:r>
      <w:r w:rsidR="006D3BA6">
        <w:rPr>
          <w:rFonts w:ascii="Times New Roman" w:hAnsi="Times New Roman" w:cs="Times New Roman"/>
          <w:sz w:val="24"/>
          <w:szCs w:val="24"/>
        </w:rPr>
        <w:t xml:space="preserve">accounted </w:t>
      </w:r>
      <w:r>
        <w:rPr>
          <w:rFonts w:ascii="Times New Roman" w:hAnsi="Times New Roman" w:cs="Times New Roman"/>
          <w:sz w:val="24"/>
          <w:szCs w:val="24"/>
        </w:rPr>
        <w:t xml:space="preserve">for (Rosenkranz 1998). </w:t>
      </w:r>
      <w:r w:rsidRPr="001C114A">
        <w:rPr>
          <w:rFonts w:ascii="Times New Roman" w:hAnsi="Times New Roman" w:cs="Times New Roman"/>
          <w:sz w:val="24"/>
          <w:szCs w:val="24"/>
        </w:rPr>
        <w:t>If the</w:t>
      </w:r>
      <w:r w:rsidR="00A55CB8">
        <w:rPr>
          <w:rFonts w:ascii="Times New Roman" w:hAnsi="Times New Roman" w:cs="Times New Roman"/>
          <w:sz w:val="24"/>
          <w:szCs w:val="24"/>
        </w:rPr>
        <w:t xml:space="preserve">se </w:t>
      </w:r>
      <w:r w:rsidR="00914581">
        <w:rPr>
          <w:rFonts w:ascii="Times New Roman" w:hAnsi="Times New Roman" w:cs="Times New Roman"/>
          <w:sz w:val="24"/>
          <w:szCs w:val="24"/>
        </w:rPr>
        <w:t xml:space="preserve">results for </w:t>
      </w:r>
      <w:r w:rsidRPr="001C114A">
        <w:rPr>
          <w:rFonts w:ascii="Times New Roman" w:hAnsi="Times New Roman" w:cs="Times New Roman"/>
          <w:sz w:val="24"/>
          <w:szCs w:val="24"/>
        </w:rPr>
        <w:t xml:space="preserve">SST are valid, then they </w:t>
      </w:r>
      <w:r w:rsidR="00914581">
        <w:rPr>
          <w:rFonts w:ascii="Times New Roman" w:hAnsi="Times New Roman" w:cs="Times New Roman"/>
          <w:sz w:val="24"/>
          <w:szCs w:val="24"/>
        </w:rPr>
        <w:t xml:space="preserve">suggest that any link between SST and crab recruitment </w:t>
      </w:r>
      <w:r w:rsidR="00914581">
        <w:rPr>
          <w:rFonts w:ascii="Times New Roman" w:hAnsi="Times New Roman" w:cs="Times New Roman"/>
          <w:sz w:val="24"/>
          <w:szCs w:val="24"/>
        </w:rPr>
        <w:lastRenderedPageBreak/>
        <w:t>is weak</w:t>
      </w:r>
      <w:r w:rsidR="005F1856">
        <w:rPr>
          <w:rFonts w:ascii="Times New Roman" w:hAnsi="Times New Roman" w:cs="Times New Roman"/>
          <w:sz w:val="24"/>
          <w:szCs w:val="24"/>
        </w:rPr>
        <w:t>,</w:t>
      </w:r>
      <w:r w:rsidR="00914581">
        <w:rPr>
          <w:rFonts w:ascii="Times New Roman" w:hAnsi="Times New Roman" w:cs="Times New Roman"/>
          <w:sz w:val="24"/>
          <w:szCs w:val="24"/>
        </w:rPr>
        <w:t xml:space="preserve"> or nuanced and confounded by other variables. </w:t>
      </w:r>
      <w:r w:rsidR="00E34C0B">
        <w:rPr>
          <w:rFonts w:ascii="Times New Roman" w:hAnsi="Times New Roman" w:cs="Times New Roman"/>
          <w:sz w:val="24"/>
          <w:szCs w:val="24"/>
        </w:rPr>
        <w:t>As an example, it may</w:t>
      </w:r>
      <w:r w:rsidR="00DE561C">
        <w:rPr>
          <w:rFonts w:ascii="Times New Roman" w:hAnsi="Times New Roman" w:cs="Times New Roman"/>
          <w:sz w:val="24"/>
          <w:szCs w:val="24"/>
        </w:rPr>
        <w:t xml:space="preserve"> be that while increased temperatures improve feeding conditions and growth for larval crab, they </w:t>
      </w:r>
      <w:r w:rsidR="00F92FA3">
        <w:rPr>
          <w:rFonts w:ascii="Times New Roman" w:hAnsi="Times New Roman" w:cs="Times New Roman"/>
          <w:sz w:val="24"/>
          <w:szCs w:val="24"/>
        </w:rPr>
        <w:t xml:space="preserve">may offset this by </w:t>
      </w:r>
      <w:r w:rsidR="00DE561C">
        <w:rPr>
          <w:rFonts w:ascii="Times New Roman" w:hAnsi="Times New Roman" w:cs="Times New Roman"/>
          <w:sz w:val="24"/>
          <w:szCs w:val="24"/>
        </w:rPr>
        <w:t xml:space="preserve">also </w:t>
      </w:r>
      <w:r w:rsidR="00F92FA3">
        <w:rPr>
          <w:rFonts w:ascii="Times New Roman" w:hAnsi="Times New Roman" w:cs="Times New Roman"/>
          <w:sz w:val="24"/>
          <w:szCs w:val="24"/>
        </w:rPr>
        <w:t>improving</w:t>
      </w:r>
      <w:r w:rsidR="00DE561C">
        <w:rPr>
          <w:rFonts w:ascii="Times New Roman" w:hAnsi="Times New Roman" w:cs="Times New Roman"/>
          <w:sz w:val="24"/>
          <w:szCs w:val="24"/>
        </w:rPr>
        <w:t xml:space="preserve"> </w:t>
      </w:r>
      <w:r w:rsidR="00F92FA3">
        <w:rPr>
          <w:rFonts w:ascii="Times New Roman" w:hAnsi="Times New Roman" w:cs="Times New Roman"/>
          <w:sz w:val="24"/>
          <w:szCs w:val="24"/>
        </w:rPr>
        <w:t xml:space="preserve">growth and feeding </w:t>
      </w:r>
      <w:r w:rsidR="00DE561C">
        <w:rPr>
          <w:rFonts w:ascii="Times New Roman" w:hAnsi="Times New Roman" w:cs="Times New Roman"/>
          <w:sz w:val="24"/>
          <w:szCs w:val="24"/>
        </w:rPr>
        <w:t>conditions for planktonic predators</w:t>
      </w:r>
      <w:r w:rsidR="00D235B4">
        <w:rPr>
          <w:rFonts w:ascii="Times New Roman" w:hAnsi="Times New Roman" w:cs="Times New Roman"/>
          <w:sz w:val="24"/>
          <w:szCs w:val="24"/>
        </w:rPr>
        <w:t xml:space="preserve"> (e.g. Conway &amp;</w:t>
      </w:r>
      <w:r w:rsidR="008C0665">
        <w:rPr>
          <w:rFonts w:ascii="Times New Roman" w:hAnsi="Times New Roman" w:cs="Times New Roman"/>
          <w:sz w:val="24"/>
          <w:szCs w:val="24"/>
        </w:rPr>
        <w:t xml:space="preserve"> Williams 1986)</w:t>
      </w:r>
      <w:r w:rsidR="00F92FA3">
        <w:rPr>
          <w:rFonts w:ascii="Times New Roman" w:hAnsi="Times New Roman" w:cs="Times New Roman"/>
          <w:sz w:val="24"/>
          <w:szCs w:val="24"/>
        </w:rPr>
        <w:t>.</w:t>
      </w:r>
      <w:r w:rsidR="008C0665">
        <w:rPr>
          <w:rFonts w:ascii="Times New Roman" w:hAnsi="Times New Roman" w:cs="Times New Roman"/>
          <w:sz w:val="24"/>
          <w:szCs w:val="24"/>
        </w:rPr>
        <w:t xml:space="preserve"> </w:t>
      </w:r>
      <w:r w:rsidR="00B2199B">
        <w:rPr>
          <w:rFonts w:ascii="Times New Roman" w:hAnsi="Times New Roman" w:cs="Times New Roman"/>
          <w:sz w:val="24"/>
          <w:szCs w:val="24"/>
        </w:rPr>
        <w:t>The poor results for temperature and wind pattern</w:t>
      </w:r>
      <w:r w:rsidR="00914581">
        <w:rPr>
          <w:rFonts w:ascii="Times New Roman" w:hAnsi="Times New Roman" w:cs="Times New Roman"/>
          <w:sz w:val="24"/>
          <w:szCs w:val="24"/>
        </w:rPr>
        <w:t xml:space="preserve">-related effects may </w:t>
      </w:r>
      <w:r w:rsidR="00B2199B">
        <w:rPr>
          <w:rFonts w:ascii="Times New Roman" w:hAnsi="Times New Roman" w:cs="Times New Roman"/>
          <w:sz w:val="24"/>
          <w:szCs w:val="24"/>
        </w:rPr>
        <w:t>explain</w:t>
      </w:r>
      <w:r w:rsidR="00914581">
        <w:rPr>
          <w:rFonts w:ascii="Times New Roman" w:hAnsi="Times New Roman" w:cs="Times New Roman"/>
          <w:sz w:val="24"/>
          <w:szCs w:val="24"/>
        </w:rPr>
        <w:t xml:space="preserve"> </w:t>
      </w:r>
      <w:r w:rsidR="00B2199B">
        <w:rPr>
          <w:rFonts w:ascii="Times New Roman" w:hAnsi="Times New Roman" w:cs="Times New Roman"/>
          <w:sz w:val="24"/>
          <w:szCs w:val="24"/>
        </w:rPr>
        <w:t>the disappointing results for the climatic indices,</w:t>
      </w:r>
      <w:r w:rsidR="00BC3703">
        <w:rPr>
          <w:rFonts w:ascii="Times New Roman" w:hAnsi="Times New Roman" w:cs="Times New Roman"/>
          <w:sz w:val="24"/>
          <w:szCs w:val="24"/>
        </w:rPr>
        <w:t xml:space="preserve"> which beyond be</w:t>
      </w:r>
      <w:r w:rsidR="00B2199B">
        <w:rPr>
          <w:rFonts w:ascii="Times New Roman" w:hAnsi="Times New Roman" w:cs="Times New Roman"/>
          <w:sz w:val="24"/>
          <w:szCs w:val="24"/>
        </w:rPr>
        <w:t>ing related to SST</w:t>
      </w:r>
      <w:r w:rsidR="001972B6">
        <w:rPr>
          <w:rFonts w:ascii="Times New Roman" w:hAnsi="Times New Roman" w:cs="Times New Roman"/>
          <w:sz w:val="24"/>
          <w:szCs w:val="24"/>
        </w:rPr>
        <w:t>,</w:t>
      </w:r>
      <w:r w:rsidR="00BC3703">
        <w:rPr>
          <w:rFonts w:ascii="Times New Roman" w:hAnsi="Times New Roman" w:cs="Times New Roman"/>
          <w:sz w:val="24"/>
          <w:szCs w:val="24"/>
        </w:rPr>
        <w:t xml:space="preserve"> may also be indicative of atmospheric circulation patterns through their linkages to other indices such as the</w:t>
      </w:r>
      <w:r w:rsidRPr="001C114A">
        <w:rPr>
          <w:rFonts w:ascii="Times New Roman" w:hAnsi="Times New Roman" w:cs="Times New Roman"/>
          <w:sz w:val="24"/>
          <w:szCs w:val="24"/>
        </w:rPr>
        <w:t xml:space="preserve"> Aleutian Low, it is indicative of atmospheric circulation patterns which may themselves influence surface currents, and thus potentially, larval advection patterns</w:t>
      </w:r>
      <w:r w:rsidR="00D460EF">
        <w:rPr>
          <w:rFonts w:ascii="Times New Roman" w:hAnsi="Times New Roman"/>
          <w:sz w:val="24"/>
          <w:szCs w:val="24"/>
        </w:rPr>
        <w:t xml:space="preserve"> (Bond </w:t>
      </w:r>
      <w:r w:rsidR="00D235B4">
        <w:rPr>
          <w:rFonts w:ascii="Times New Roman" w:hAnsi="Times New Roman"/>
          <w:sz w:val="24"/>
          <w:szCs w:val="24"/>
        </w:rPr>
        <w:t>&amp;</w:t>
      </w:r>
      <w:r w:rsidR="00D460EF">
        <w:rPr>
          <w:rFonts w:ascii="Times New Roman" w:hAnsi="Times New Roman"/>
          <w:sz w:val="24"/>
          <w:szCs w:val="24"/>
        </w:rPr>
        <w:t xml:space="preserve"> Harrison 2000)</w:t>
      </w:r>
      <w:r w:rsidRPr="001C114A">
        <w:rPr>
          <w:rFonts w:ascii="Times New Roman" w:hAnsi="Times New Roman" w:cs="Times New Roman"/>
          <w:sz w:val="24"/>
          <w:szCs w:val="24"/>
        </w:rPr>
        <w:t xml:space="preserve">. </w:t>
      </w:r>
    </w:p>
    <w:p w14:paraId="272EBECB" w14:textId="201D0028" w:rsidR="00525AD2" w:rsidRPr="00EF699F" w:rsidRDefault="00AD50BC">
      <w:pPr>
        <w:spacing w:line="480" w:lineRule="auto"/>
        <w:ind w:firstLine="720"/>
        <w:contextualSpacing/>
        <w:rPr>
          <w:rFonts w:ascii="Times New Roman" w:hAnsi="Times New Roman" w:cs="Times New Roman"/>
          <w:sz w:val="24"/>
          <w:szCs w:val="24"/>
        </w:rPr>
      </w:pPr>
      <w:r>
        <w:rPr>
          <w:rFonts w:ascii="Times New Roman" w:hAnsi="Times New Roman" w:cs="Times New Roman"/>
          <w:sz w:val="24"/>
          <w:szCs w:val="24"/>
        </w:rPr>
        <w:t>Although both juveniles and adult Tanner and opilio crab co-occur th</w:t>
      </w:r>
      <w:r w:rsidR="00574F0F">
        <w:rPr>
          <w:rFonts w:ascii="Times New Roman" w:hAnsi="Times New Roman" w:cs="Times New Roman"/>
          <w:sz w:val="24"/>
          <w:szCs w:val="24"/>
        </w:rPr>
        <w:t>r</w:t>
      </w:r>
      <w:r>
        <w:rPr>
          <w:rFonts w:ascii="Times New Roman" w:hAnsi="Times New Roman" w:cs="Times New Roman"/>
          <w:sz w:val="24"/>
          <w:szCs w:val="24"/>
        </w:rPr>
        <w:t xml:space="preserve">oughout the EBS, and particularly northwest of the Pribilof Islands, our findings do not support the hypothesis of a competitive relationship between the juveniles of these species (Zacher et al 2023). This may be explained by the general northward contraction in the range of opilio in response to climatic conditions in recent decades, while </w:t>
      </w:r>
      <w:r w:rsidR="001533B9">
        <w:rPr>
          <w:rFonts w:ascii="Times New Roman" w:hAnsi="Times New Roman" w:cs="Times New Roman"/>
          <w:sz w:val="24"/>
          <w:szCs w:val="24"/>
        </w:rPr>
        <w:t>T</w:t>
      </w:r>
      <w:r>
        <w:rPr>
          <w:rFonts w:ascii="Times New Roman" w:hAnsi="Times New Roman" w:cs="Times New Roman"/>
          <w:sz w:val="24"/>
          <w:szCs w:val="24"/>
        </w:rPr>
        <w:t xml:space="preserve">anners remain </w:t>
      </w:r>
      <w:r w:rsidR="001533B9">
        <w:rPr>
          <w:rFonts w:ascii="Times New Roman" w:hAnsi="Times New Roman" w:cs="Times New Roman"/>
          <w:sz w:val="24"/>
          <w:szCs w:val="24"/>
        </w:rPr>
        <w:t xml:space="preserve">concentrated near the Pribilofs </w:t>
      </w:r>
      <w:r>
        <w:rPr>
          <w:rFonts w:ascii="Times New Roman" w:hAnsi="Times New Roman" w:cs="Times New Roman"/>
          <w:sz w:val="24"/>
          <w:szCs w:val="24"/>
        </w:rPr>
        <w:t xml:space="preserve">(Parada et al. 2010, </w:t>
      </w:r>
      <w:r w:rsidR="001533B9">
        <w:rPr>
          <w:rFonts w:ascii="Times New Roman" w:hAnsi="Times New Roman" w:cs="Times New Roman"/>
          <w:sz w:val="24"/>
          <w:szCs w:val="24"/>
        </w:rPr>
        <w:t xml:space="preserve">Richar et al. 2014, </w:t>
      </w:r>
      <w:r>
        <w:rPr>
          <w:rFonts w:ascii="Times New Roman" w:hAnsi="Times New Roman" w:cs="Times New Roman"/>
          <w:sz w:val="24"/>
          <w:szCs w:val="24"/>
        </w:rPr>
        <w:t xml:space="preserve">Zacher et al. 2023). As a consequence, while there may still be some overlap in populations, </w:t>
      </w:r>
      <w:r w:rsidR="001533B9">
        <w:rPr>
          <w:rFonts w:ascii="Times New Roman" w:hAnsi="Times New Roman" w:cs="Times New Roman"/>
          <w:sz w:val="24"/>
          <w:szCs w:val="24"/>
        </w:rPr>
        <w:t xml:space="preserve">this occurs along their peripheries and </w:t>
      </w:r>
      <w:r>
        <w:rPr>
          <w:rFonts w:ascii="Times New Roman" w:hAnsi="Times New Roman" w:cs="Times New Roman"/>
          <w:sz w:val="24"/>
          <w:szCs w:val="24"/>
        </w:rPr>
        <w:t>the respective population centers are well separated</w:t>
      </w:r>
      <w:r w:rsidR="001533B9">
        <w:rPr>
          <w:rFonts w:ascii="Times New Roman" w:hAnsi="Times New Roman" w:cs="Times New Roman"/>
          <w:sz w:val="24"/>
          <w:szCs w:val="24"/>
        </w:rPr>
        <w:t>, with the result that any competition for resources or interspecific predation is comparatively limited relative to other factors.</w:t>
      </w:r>
    </w:p>
    <w:p w14:paraId="475A3987" w14:textId="68D92206" w:rsidR="00525AD2" w:rsidRDefault="006631D9" w:rsidP="00525AD2">
      <w:pPr>
        <w:spacing w:line="480" w:lineRule="auto"/>
        <w:ind w:firstLine="720"/>
        <w:contextualSpacing/>
        <w:rPr>
          <w:rFonts w:ascii="Times New Roman" w:hAnsi="Times New Roman"/>
          <w:sz w:val="24"/>
          <w:szCs w:val="24"/>
        </w:rPr>
      </w:pPr>
      <w:r w:rsidRPr="006631D9">
        <w:rPr>
          <w:rFonts w:ascii="Times New Roman" w:hAnsi="Times New Roman"/>
          <w:sz w:val="24"/>
          <w:szCs w:val="24"/>
        </w:rPr>
        <w:t>Use of design-based estimates for t</w:t>
      </w:r>
      <w:r w:rsidRPr="004607D4">
        <w:rPr>
          <w:rFonts w:ascii="Times New Roman" w:hAnsi="Times New Roman"/>
          <w:sz w:val="24"/>
          <w:szCs w:val="24"/>
        </w:rPr>
        <w:t xml:space="preserve">he size range and at the lag employed in our study is an important distinction relative to Szuwalski et al. (2021), who used model recruitment estimates at a lag of 5 </w:t>
      </w:r>
      <w:del w:id="375" w:author="Mike.Litzow" w:date="2024-04-06T15:07:00Z">
        <w:r w:rsidRPr="004607D4" w:rsidDel="009349FC">
          <w:rPr>
            <w:rFonts w:ascii="Times New Roman" w:hAnsi="Times New Roman"/>
            <w:sz w:val="24"/>
            <w:szCs w:val="24"/>
          </w:rPr>
          <w:delText>yr</w:delText>
        </w:r>
      </w:del>
      <w:ins w:id="376" w:author="Mike.Litzow" w:date="2024-04-06T15:37:00Z">
        <w:r w:rsidR="00591D04">
          <w:rPr>
            <w:rFonts w:ascii="Times New Roman" w:hAnsi="Times New Roman"/>
            <w:sz w:val="24"/>
            <w:szCs w:val="24"/>
          </w:rPr>
          <w:t>year</w:t>
        </w:r>
      </w:ins>
      <w:del w:id="377" w:author="Mike.Litzow" w:date="2024-04-06T15:07:00Z">
        <w:r w:rsidRPr="004607D4" w:rsidDel="009349FC">
          <w:rPr>
            <w:rFonts w:ascii="Times New Roman" w:hAnsi="Times New Roman"/>
            <w:sz w:val="24"/>
            <w:szCs w:val="24"/>
          </w:rPr>
          <w:delText>s</w:delText>
        </w:r>
      </w:del>
      <w:ins w:id="378" w:author="Mike.Litzow" w:date="2024-04-06T15:07:00Z">
        <w:del w:id="379" w:author="Jon.Richar" w:date="2024-09-17T09:35:00Z">
          <w:r w:rsidR="009349FC" w:rsidDel="003F5656">
            <w:rPr>
              <w:rFonts w:ascii="Times New Roman" w:hAnsi="Times New Roman"/>
              <w:sz w:val="24"/>
              <w:szCs w:val="24"/>
            </w:rPr>
            <w:delText>years</w:delText>
          </w:r>
        </w:del>
      </w:ins>
      <w:r w:rsidRPr="004607D4">
        <w:rPr>
          <w:rFonts w:ascii="Times New Roman" w:hAnsi="Times New Roman"/>
          <w:sz w:val="24"/>
          <w:szCs w:val="24"/>
        </w:rPr>
        <w:t xml:space="preserve"> in their work, increasing the potential for variables external to the model system to affect recruitment, confounding any effects by the investigated variable(s)</w:t>
      </w:r>
      <w:r w:rsidR="004607D4">
        <w:rPr>
          <w:rFonts w:ascii="Times New Roman" w:hAnsi="Times New Roman"/>
          <w:sz w:val="24"/>
          <w:szCs w:val="24"/>
        </w:rPr>
        <w:t xml:space="preserve">. </w:t>
      </w:r>
      <w:r w:rsidRPr="006631D9">
        <w:rPr>
          <w:rFonts w:ascii="Times New Roman" w:hAnsi="Times New Roman"/>
          <w:sz w:val="24"/>
          <w:szCs w:val="24"/>
        </w:rPr>
        <w:t>However, o</w:t>
      </w:r>
      <w:r w:rsidR="00525AD2" w:rsidRPr="006631D9">
        <w:rPr>
          <w:rFonts w:ascii="Times New Roman" w:hAnsi="Times New Roman"/>
          <w:sz w:val="24"/>
          <w:szCs w:val="24"/>
        </w:rPr>
        <w:t>ur</w:t>
      </w:r>
      <w:r w:rsidR="00525AD2">
        <w:rPr>
          <w:rFonts w:ascii="Times New Roman" w:hAnsi="Times New Roman"/>
          <w:sz w:val="24"/>
          <w:szCs w:val="24"/>
        </w:rPr>
        <w:t xml:space="preserve"> research faced several complications related to our </w:t>
      </w:r>
      <w:r w:rsidR="004607D4">
        <w:rPr>
          <w:rFonts w:ascii="Times New Roman" w:hAnsi="Times New Roman"/>
          <w:sz w:val="24"/>
          <w:szCs w:val="24"/>
        </w:rPr>
        <w:t xml:space="preserve">use of </w:t>
      </w:r>
      <w:r w:rsidR="00525AD2">
        <w:rPr>
          <w:rFonts w:ascii="Times New Roman" w:hAnsi="Times New Roman"/>
          <w:sz w:val="24"/>
          <w:szCs w:val="24"/>
        </w:rPr>
        <w:t xml:space="preserve">juvenile crab </w:t>
      </w:r>
      <w:r w:rsidR="00525AD2">
        <w:rPr>
          <w:rFonts w:ascii="Times New Roman" w:hAnsi="Times New Roman"/>
          <w:sz w:val="24"/>
          <w:szCs w:val="24"/>
        </w:rPr>
        <w:lastRenderedPageBreak/>
        <w:t>data</w:t>
      </w:r>
      <w:r w:rsidR="00525AD2" w:rsidRPr="007A5161">
        <w:rPr>
          <w:rFonts w:ascii="Times New Roman" w:hAnsi="Times New Roman"/>
          <w:sz w:val="24"/>
          <w:szCs w:val="24"/>
        </w:rPr>
        <w:t xml:space="preserve">. First, there is uncertainty in determining age of the </w:t>
      </w:r>
      <w:del w:id="380" w:author="Jon.Richar" w:date="2024-07-26T14:09:00Z">
        <w:r w:rsidR="00525AD2" w:rsidRPr="007A5161" w:rsidDel="003922AA">
          <w:rPr>
            <w:rFonts w:ascii="Times New Roman" w:hAnsi="Times New Roman"/>
            <w:sz w:val="24"/>
            <w:szCs w:val="24"/>
          </w:rPr>
          <w:delText>crabs</w:delText>
        </w:r>
      </w:del>
      <w:ins w:id="381" w:author="Jon.Richar" w:date="2024-07-26T14:09:00Z">
        <w:r w:rsidR="003922AA">
          <w:rPr>
            <w:rFonts w:ascii="Times New Roman" w:hAnsi="Times New Roman"/>
            <w:sz w:val="24"/>
            <w:szCs w:val="24"/>
          </w:rPr>
          <w:t>crab</w:t>
        </w:r>
      </w:ins>
      <w:r w:rsidR="00525AD2">
        <w:rPr>
          <w:rFonts w:ascii="Times New Roman" w:hAnsi="Times New Roman"/>
          <w:sz w:val="24"/>
          <w:szCs w:val="24"/>
        </w:rPr>
        <w:t>, as all hard structures that might be used for age determination are lost during molting.  D</w:t>
      </w:r>
      <w:r w:rsidR="00525AD2" w:rsidRPr="007A5161">
        <w:rPr>
          <w:rFonts w:ascii="Times New Roman" w:hAnsi="Times New Roman"/>
          <w:sz w:val="24"/>
          <w:szCs w:val="24"/>
        </w:rPr>
        <w:t xml:space="preserve">ue to </w:t>
      </w:r>
      <w:r w:rsidR="00525AD2">
        <w:rPr>
          <w:rFonts w:ascii="Times New Roman" w:hAnsi="Times New Roman"/>
          <w:sz w:val="24"/>
          <w:szCs w:val="24"/>
        </w:rPr>
        <w:t xml:space="preserve">variability </w:t>
      </w:r>
      <w:r w:rsidR="00525AD2" w:rsidRPr="007A5161">
        <w:rPr>
          <w:rFonts w:ascii="Times New Roman" w:hAnsi="Times New Roman"/>
          <w:sz w:val="24"/>
          <w:szCs w:val="24"/>
        </w:rPr>
        <w:t>in growth</w:t>
      </w:r>
      <w:r w:rsidR="00525AD2">
        <w:rPr>
          <w:rFonts w:ascii="Times New Roman" w:hAnsi="Times New Roman"/>
          <w:sz w:val="24"/>
          <w:szCs w:val="24"/>
        </w:rPr>
        <w:t>,</w:t>
      </w:r>
      <w:r w:rsidR="00525AD2" w:rsidRPr="007A5161">
        <w:rPr>
          <w:rFonts w:ascii="Times New Roman" w:hAnsi="Times New Roman"/>
          <w:sz w:val="24"/>
          <w:szCs w:val="24"/>
        </w:rPr>
        <w:t xml:space="preserve"> it is</w:t>
      </w:r>
      <w:r w:rsidR="00525AD2">
        <w:rPr>
          <w:rFonts w:ascii="Times New Roman" w:hAnsi="Times New Roman"/>
          <w:sz w:val="24"/>
          <w:szCs w:val="24"/>
        </w:rPr>
        <w:t xml:space="preserve"> </w:t>
      </w:r>
      <w:r w:rsidR="003E14DE">
        <w:rPr>
          <w:rFonts w:ascii="Times New Roman" w:hAnsi="Times New Roman"/>
          <w:sz w:val="24"/>
          <w:szCs w:val="24"/>
        </w:rPr>
        <w:t>difficult</w:t>
      </w:r>
      <w:r w:rsidR="00525AD2" w:rsidRPr="007A5161">
        <w:rPr>
          <w:rFonts w:ascii="Times New Roman" w:hAnsi="Times New Roman"/>
          <w:sz w:val="24"/>
          <w:szCs w:val="24"/>
        </w:rPr>
        <w:t xml:space="preserve"> to accurately infer individual ages based on carapace width. We judged that a majority of crab in the </w:t>
      </w:r>
      <w:r w:rsidR="00525AD2">
        <w:rPr>
          <w:rFonts w:ascii="Times New Roman" w:hAnsi="Times New Roman"/>
          <w:sz w:val="24"/>
          <w:szCs w:val="24"/>
        </w:rPr>
        <w:t>30-</w:t>
      </w:r>
      <w:r w:rsidR="003E14DE">
        <w:rPr>
          <w:rFonts w:ascii="Times New Roman" w:hAnsi="Times New Roman"/>
          <w:sz w:val="24"/>
          <w:szCs w:val="24"/>
        </w:rPr>
        <w:t>40 </w:t>
      </w:r>
      <w:r w:rsidR="00525AD2">
        <w:rPr>
          <w:rFonts w:ascii="Times New Roman" w:hAnsi="Times New Roman"/>
          <w:sz w:val="24"/>
          <w:szCs w:val="24"/>
        </w:rPr>
        <w:t>mm CW size range would be</w:t>
      </w:r>
      <w:r w:rsidR="00525AD2" w:rsidRPr="007A5161">
        <w:rPr>
          <w:rFonts w:ascii="Times New Roman" w:hAnsi="Times New Roman"/>
          <w:sz w:val="24"/>
          <w:szCs w:val="24"/>
        </w:rPr>
        <w:t xml:space="preserve"> </w:t>
      </w:r>
      <w:r w:rsidR="00525AD2">
        <w:rPr>
          <w:rFonts w:ascii="Times New Roman" w:hAnsi="Times New Roman"/>
          <w:sz w:val="24"/>
          <w:szCs w:val="24"/>
        </w:rPr>
        <w:t xml:space="preserve">age </w:t>
      </w:r>
      <w:r w:rsidR="00525AD2" w:rsidRPr="007A5161">
        <w:rPr>
          <w:rFonts w:ascii="Times New Roman" w:hAnsi="Times New Roman"/>
          <w:sz w:val="24"/>
          <w:szCs w:val="24"/>
        </w:rPr>
        <w:t>3</w:t>
      </w:r>
      <w:r w:rsidR="00525AD2">
        <w:rPr>
          <w:rFonts w:ascii="Times New Roman" w:hAnsi="Times New Roman"/>
          <w:sz w:val="24"/>
          <w:szCs w:val="24"/>
        </w:rPr>
        <w:t xml:space="preserve"> </w:t>
      </w:r>
      <w:del w:id="382" w:author="Mike.Litzow" w:date="2024-04-06T15:37:00Z">
        <w:r w:rsidR="00525AD2" w:rsidDel="00591D04">
          <w:rPr>
            <w:rFonts w:ascii="Times New Roman" w:hAnsi="Times New Roman"/>
            <w:sz w:val="24"/>
            <w:szCs w:val="24"/>
          </w:rPr>
          <w:delText>yr</w:delText>
        </w:r>
      </w:del>
      <w:ins w:id="383" w:author="Mike.Litzow" w:date="2024-04-06T15:37:00Z">
        <w:r w:rsidR="00591D04">
          <w:rPr>
            <w:rFonts w:ascii="Times New Roman" w:hAnsi="Times New Roman"/>
            <w:sz w:val="24"/>
            <w:szCs w:val="24"/>
          </w:rPr>
          <w:t>year</w:t>
        </w:r>
      </w:ins>
      <w:r w:rsidR="00525AD2" w:rsidRPr="007A5161">
        <w:rPr>
          <w:rFonts w:ascii="Times New Roman" w:hAnsi="Times New Roman"/>
          <w:sz w:val="24"/>
          <w:szCs w:val="24"/>
        </w:rPr>
        <w:t xml:space="preserve"> based on size-at-age data for the Kodiak area in the northern Gulf of Alaska (Donaldson et al. 1981)</w:t>
      </w:r>
      <w:r w:rsidR="00525AD2">
        <w:rPr>
          <w:rFonts w:ascii="Times New Roman" w:hAnsi="Times New Roman"/>
          <w:sz w:val="24"/>
          <w:szCs w:val="24"/>
        </w:rPr>
        <w:t>, coupled to</w:t>
      </w:r>
      <w:r w:rsidR="00525AD2" w:rsidRPr="007A5161">
        <w:rPr>
          <w:rFonts w:ascii="Times New Roman" w:hAnsi="Times New Roman"/>
          <w:sz w:val="24"/>
          <w:szCs w:val="24"/>
        </w:rPr>
        <w:t xml:space="preserve"> recognition </w:t>
      </w:r>
      <w:r w:rsidR="00525AD2">
        <w:rPr>
          <w:rFonts w:ascii="Times New Roman" w:hAnsi="Times New Roman"/>
          <w:sz w:val="24"/>
          <w:szCs w:val="24"/>
        </w:rPr>
        <w:t>that</w:t>
      </w:r>
      <w:r w:rsidR="00525AD2" w:rsidRPr="007A5161">
        <w:rPr>
          <w:rFonts w:ascii="Times New Roman" w:hAnsi="Times New Roman"/>
          <w:sz w:val="24"/>
          <w:szCs w:val="24"/>
        </w:rPr>
        <w:t xml:space="preserve"> colder temperatures are </w:t>
      </w:r>
      <w:r w:rsidR="00525AD2">
        <w:rPr>
          <w:rFonts w:ascii="Times New Roman" w:hAnsi="Times New Roman"/>
          <w:sz w:val="24"/>
          <w:szCs w:val="24"/>
        </w:rPr>
        <w:t xml:space="preserve">likely to be </w:t>
      </w:r>
      <w:r w:rsidR="00525AD2" w:rsidRPr="007A5161">
        <w:rPr>
          <w:rFonts w:ascii="Times New Roman" w:hAnsi="Times New Roman"/>
          <w:sz w:val="24"/>
          <w:szCs w:val="24"/>
        </w:rPr>
        <w:t>less favorable for growth</w:t>
      </w:r>
      <w:r w:rsidR="00525AD2">
        <w:rPr>
          <w:rFonts w:ascii="Times New Roman" w:hAnsi="Times New Roman"/>
          <w:sz w:val="24"/>
          <w:szCs w:val="24"/>
        </w:rPr>
        <w:t xml:space="preserve"> </w:t>
      </w:r>
      <w:r w:rsidR="00525AD2" w:rsidRPr="007A5161">
        <w:rPr>
          <w:rFonts w:ascii="Times New Roman" w:hAnsi="Times New Roman"/>
          <w:sz w:val="24"/>
          <w:szCs w:val="24"/>
        </w:rPr>
        <w:t>in the EBS compared to the Gulf of Alaska</w:t>
      </w:r>
      <w:r w:rsidR="002B075B">
        <w:rPr>
          <w:rFonts w:ascii="Times New Roman" w:hAnsi="Times New Roman"/>
          <w:sz w:val="24"/>
          <w:szCs w:val="24"/>
        </w:rPr>
        <w:t xml:space="preserve">. </w:t>
      </w:r>
      <w:r w:rsidR="00525AD2">
        <w:rPr>
          <w:rFonts w:ascii="Times New Roman" w:hAnsi="Times New Roman"/>
          <w:sz w:val="24"/>
          <w:szCs w:val="24"/>
        </w:rPr>
        <w:t>Finally</w:t>
      </w:r>
      <w:r w:rsidR="00525AD2" w:rsidRPr="007A5161">
        <w:rPr>
          <w:rFonts w:ascii="Times New Roman" w:hAnsi="Times New Roman"/>
          <w:sz w:val="24"/>
          <w:szCs w:val="24"/>
        </w:rPr>
        <w:t>, the</w:t>
      </w:r>
      <w:r w:rsidR="00525AD2">
        <w:rPr>
          <w:rFonts w:ascii="Times New Roman" w:hAnsi="Times New Roman"/>
          <w:sz w:val="24"/>
          <w:szCs w:val="24"/>
        </w:rPr>
        <w:t xml:space="preserve"> </w:t>
      </w:r>
      <w:r w:rsidR="00525AD2" w:rsidRPr="007A5161">
        <w:rPr>
          <w:rFonts w:ascii="Times New Roman" w:hAnsi="Times New Roman"/>
          <w:sz w:val="24"/>
          <w:szCs w:val="24"/>
        </w:rPr>
        <w:t xml:space="preserve">survey sampling gear is size-selective for adult and subadult crab; younger, smaller </w:t>
      </w:r>
      <w:del w:id="384" w:author="Jon.Richar" w:date="2024-07-26T14:09:00Z">
        <w:r w:rsidR="00525AD2" w:rsidRPr="007A5161" w:rsidDel="003922AA">
          <w:rPr>
            <w:rFonts w:ascii="Times New Roman" w:hAnsi="Times New Roman"/>
            <w:sz w:val="24"/>
            <w:szCs w:val="24"/>
          </w:rPr>
          <w:delText>crab</w:delText>
        </w:r>
        <w:r w:rsidR="00525AD2" w:rsidDel="003922AA">
          <w:rPr>
            <w:rFonts w:ascii="Times New Roman" w:hAnsi="Times New Roman"/>
            <w:sz w:val="24"/>
            <w:szCs w:val="24"/>
          </w:rPr>
          <w:delText>s</w:delText>
        </w:r>
      </w:del>
      <w:ins w:id="385" w:author="Jon.Richar" w:date="2024-07-26T14:09:00Z">
        <w:r w:rsidR="003922AA">
          <w:rPr>
            <w:rFonts w:ascii="Times New Roman" w:hAnsi="Times New Roman"/>
            <w:sz w:val="24"/>
            <w:szCs w:val="24"/>
          </w:rPr>
          <w:t>crab</w:t>
        </w:r>
      </w:ins>
      <w:r w:rsidR="00525AD2" w:rsidRPr="007A5161">
        <w:rPr>
          <w:rFonts w:ascii="Times New Roman" w:hAnsi="Times New Roman"/>
          <w:sz w:val="24"/>
          <w:szCs w:val="24"/>
        </w:rPr>
        <w:t xml:space="preserve"> are not fully repres</w:t>
      </w:r>
      <w:r w:rsidR="00525AD2">
        <w:rPr>
          <w:rFonts w:ascii="Times New Roman" w:hAnsi="Times New Roman"/>
          <w:sz w:val="24"/>
          <w:szCs w:val="24"/>
        </w:rPr>
        <w:t>ented in the catch (Somerton &amp;</w:t>
      </w:r>
      <w:r w:rsidR="00525AD2" w:rsidRPr="007A5161">
        <w:rPr>
          <w:rFonts w:ascii="Times New Roman" w:hAnsi="Times New Roman"/>
          <w:sz w:val="24"/>
          <w:szCs w:val="24"/>
        </w:rPr>
        <w:t xml:space="preserve"> Otto 1999). </w:t>
      </w:r>
      <w:r w:rsidR="00CB776E">
        <w:rPr>
          <w:rFonts w:ascii="Times New Roman" w:hAnsi="Times New Roman"/>
          <w:sz w:val="24"/>
          <w:szCs w:val="24"/>
        </w:rPr>
        <w:t>D</w:t>
      </w:r>
      <w:r w:rsidR="00CB776E" w:rsidRPr="007A5161">
        <w:rPr>
          <w:rFonts w:ascii="Times New Roman" w:hAnsi="Times New Roman"/>
          <w:sz w:val="24"/>
          <w:szCs w:val="24"/>
        </w:rPr>
        <w:t xml:space="preserve">ifferences </w:t>
      </w:r>
      <w:r w:rsidR="00CB776E">
        <w:rPr>
          <w:rFonts w:ascii="Times New Roman" w:hAnsi="Times New Roman"/>
          <w:sz w:val="24"/>
          <w:szCs w:val="24"/>
        </w:rPr>
        <w:t>between</w:t>
      </w:r>
      <w:r w:rsidR="00CB776E" w:rsidRPr="007A5161">
        <w:rPr>
          <w:rFonts w:ascii="Times New Roman" w:hAnsi="Times New Roman"/>
          <w:sz w:val="24"/>
          <w:szCs w:val="24"/>
        </w:rPr>
        <w:t xml:space="preserve"> </w:t>
      </w:r>
      <w:r w:rsidR="00CB776E">
        <w:rPr>
          <w:rFonts w:ascii="Times New Roman" w:hAnsi="Times New Roman"/>
          <w:sz w:val="24"/>
          <w:szCs w:val="24"/>
        </w:rPr>
        <w:t xml:space="preserve">the </w:t>
      </w:r>
      <w:r w:rsidR="00CB776E" w:rsidRPr="007A5161">
        <w:rPr>
          <w:rFonts w:ascii="Times New Roman" w:hAnsi="Times New Roman"/>
          <w:sz w:val="24"/>
          <w:szCs w:val="24"/>
        </w:rPr>
        <w:t xml:space="preserve">magnitudes of our juvenile and subsequent adult </w:t>
      </w:r>
      <w:r w:rsidR="00CB776E">
        <w:rPr>
          <w:rFonts w:ascii="Times New Roman" w:hAnsi="Times New Roman"/>
          <w:sz w:val="24"/>
          <w:szCs w:val="24"/>
        </w:rPr>
        <w:t>estimates</w:t>
      </w:r>
      <w:r w:rsidR="00CB776E" w:rsidRPr="007A5161">
        <w:rPr>
          <w:rFonts w:ascii="Times New Roman" w:hAnsi="Times New Roman"/>
          <w:sz w:val="24"/>
          <w:szCs w:val="24"/>
        </w:rPr>
        <w:t xml:space="preserve"> were </w:t>
      </w:r>
      <w:r w:rsidR="00CB776E">
        <w:rPr>
          <w:rFonts w:ascii="Times New Roman" w:hAnsi="Times New Roman"/>
          <w:sz w:val="24"/>
          <w:szCs w:val="24"/>
        </w:rPr>
        <w:t xml:space="preserve">however broadly </w:t>
      </w:r>
      <w:r w:rsidR="00CB776E" w:rsidRPr="007A5161">
        <w:rPr>
          <w:rFonts w:ascii="Times New Roman" w:hAnsi="Times New Roman"/>
          <w:sz w:val="24"/>
          <w:szCs w:val="24"/>
        </w:rPr>
        <w:t>consistent with current estimates of natural mortality</w:t>
      </w:r>
      <w:r w:rsidR="00CB776E">
        <w:rPr>
          <w:rFonts w:ascii="Times New Roman" w:hAnsi="Times New Roman"/>
          <w:sz w:val="24"/>
          <w:szCs w:val="24"/>
        </w:rPr>
        <w:t xml:space="preserve"> </w:t>
      </w:r>
      <w:r w:rsidR="00CB776E" w:rsidRPr="007A5161">
        <w:rPr>
          <w:rFonts w:ascii="Times New Roman" w:hAnsi="Times New Roman"/>
          <w:sz w:val="24"/>
          <w:szCs w:val="24"/>
        </w:rPr>
        <w:t>(</w:t>
      </w:r>
      <w:r w:rsidR="00CB776E" w:rsidRPr="007A5161">
        <w:rPr>
          <w:rFonts w:ascii="Times New Roman" w:hAnsi="Times New Roman"/>
          <w:i/>
          <w:sz w:val="24"/>
          <w:szCs w:val="24"/>
        </w:rPr>
        <w:t>M</w:t>
      </w:r>
      <w:r w:rsidR="00CB776E">
        <w:rPr>
          <w:rFonts w:ascii="Times New Roman" w:hAnsi="Times New Roman"/>
          <w:i/>
          <w:sz w:val="24"/>
          <w:szCs w:val="24"/>
        </w:rPr>
        <w:t xml:space="preserve"> </w:t>
      </w:r>
      <w:r w:rsidR="00CB776E" w:rsidRPr="007A5161">
        <w:rPr>
          <w:rFonts w:ascii="Times New Roman" w:hAnsi="Times New Roman"/>
          <w:sz w:val="24"/>
          <w:szCs w:val="24"/>
        </w:rPr>
        <w:t>=</w:t>
      </w:r>
      <w:r w:rsidR="00CB776E">
        <w:rPr>
          <w:rFonts w:ascii="Times New Roman" w:hAnsi="Times New Roman"/>
          <w:sz w:val="24"/>
          <w:szCs w:val="24"/>
        </w:rPr>
        <w:t xml:space="preserve"> 0.23), if scaled by a constant (</w:t>
      </w:r>
      <w:r w:rsidR="00CB776E" w:rsidRPr="009776D3">
        <w:rPr>
          <w:rFonts w:ascii="Times New Roman" w:hAnsi="Times New Roman"/>
          <w:i/>
          <w:sz w:val="24"/>
          <w:szCs w:val="24"/>
        </w:rPr>
        <w:t>q</w:t>
      </w:r>
      <w:r w:rsidR="00CB776E">
        <w:rPr>
          <w:rFonts w:ascii="Times New Roman" w:hAnsi="Times New Roman"/>
          <w:sz w:val="24"/>
          <w:szCs w:val="24"/>
        </w:rPr>
        <w:t xml:space="preserve"> = 0.3)</w:t>
      </w:r>
      <w:r w:rsidR="00057C3E">
        <w:rPr>
          <w:rFonts w:ascii="Times New Roman" w:hAnsi="Times New Roman"/>
          <w:sz w:val="24"/>
          <w:szCs w:val="24"/>
        </w:rPr>
        <w:t>, which we did not do</w:t>
      </w:r>
      <w:r w:rsidR="00CB776E">
        <w:rPr>
          <w:rFonts w:ascii="Times New Roman" w:hAnsi="Times New Roman"/>
          <w:sz w:val="24"/>
          <w:szCs w:val="24"/>
        </w:rPr>
        <w:t>.</w:t>
      </w:r>
      <w:r w:rsidR="00057C3E">
        <w:rPr>
          <w:rFonts w:ascii="Times New Roman" w:hAnsi="Times New Roman"/>
          <w:sz w:val="24"/>
          <w:szCs w:val="24"/>
        </w:rPr>
        <w:t xml:space="preserve"> </w:t>
      </w:r>
      <w:r w:rsidR="00792E7A">
        <w:rPr>
          <w:rFonts w:ascii="Times New Roman" w:hAnsi="Times New Roman"/>
          <w:sz w:val="24"/>
          <w:szCs w:val="24"/>
        </w:rPr>
        <w:t xml:space="preserve">We were not attempting to estimate absolute abundances for juvenile crab, but rather to develop an index capturing trends in the juvenile population, </w:t>
      </w:r>
      <w:r w:rsidR="00057C3E">
        <w:rPr>
          <w:rFonts w:ascii="Times New Roman" w:hAnsi="Times New Roman"/>
          <w:sz w:val="24"/>
          <w:szCs w:val="24"/>
        </w:rPr>
        <w:t>a task for which</w:t>
      </w:r>
      <w:r w:rsidR="00792E7A">
        <w:rPr>
          <w:rFonts w:ascii="Times New Roman" w:hAnsi="Times New Roman"/>
          <w:sz w:val="24"/>
          <w:szCs w:val="24"/>
        </w:rPr>
        <w:t xml:space="preserve"> we consider the data and sampling gear used to acquire it adequate</w:t>
      </w:r>
      <w:r w:rsidR="00057C3E">
        <w:rPr>
          <w:rFonts w:ascii="Times New Roman" w:hAnsi="Times New Roman"/>
          <w:sz w:val="24"/>
          <w:szCs w:val="24"/>
        </w:rPr>
        <w:t>.</w:t>
      </w:r>
    </w:p>
    <w:p w14:paraId="6B5DCA54" w14:textId="77777777" w:rsidR="00525AD2" w:rsidRDefault="00525AD2" w:rsidP="00525AD2">
      <w:pPr>
        <w:spacing w:line="480" w:lineRule="auto"/>
        <w:ind w:firstLine="720"/>
        <w:contextualSpacing/>
        <w:rPr>
          <w:rFonts w:ascii="Times New Roman" w:hAnsi="Times New Roman"/>
          <w:sz w:val="24"/>
          <w:szCs w:val="24"/>
        </w:rPr>
      </w:pPr>
      <w:r>
        <w:rPr>
          <w:rFonts w:ascii="Times New Roman" w:hAnsi="Times New Roman"/>
          <w:sz w:val="24"/>
          <w:szCs w:val="24"/>
        </w:rPr>
        <w:t>We anticipate that the greatest promise for future research into environmental recruitment factors lies in recruitment investigations that consider the spatial scales at which the regulating processes operate. Detailed comparisons of spatial distributions of juvenile Tanner crab, together with those of key limiting ecological factors, may be essential to more completely understand recruitment mechanisms that likely operate on finer-than-regional spatial scales and which likely vary interannually with changing oceanographic conditions. This approach may also resolve discrepancies in predation studies between stomach content analyses and statistical analyses, such as reported here.</w:t>
      </w:r>
    </w:p>
    <w:p w14:paraId="0827F400" w14:textId="77777777" w:rsidR="00525AD2" w:rsidRPr="00033627" w:rsidRDefault="00525AD2" w:rsidP="00525AD2">
      <w:pPr>
        <w:spacing w:line="480" w:lineRule="auto"/>
        <w:ind w:left="2880" w:firstLine="720"/>
        <w:rPr>
          <w:rFonts w:ascii="Times New Roman" w:hAnsi="Times New Roman" w:cs="Times New Roman"/>
          <w:b/>
          <w:sz w:val="24"/>
          <w:szCs w:val="24"/>
          <w:u w:val="single"/>
        </w:rPr>
      </w:pPr>
      <w:r w:rsidRPr="00033627">
        <w:rPr>
          <w:rFonts w:ascii="Times New Roman" w:hAnsi="Times New Roman" w:cs="Times New Roman"/>
          <w:b/>
          <w:sz w:val="24"/>
          <w:szCs w:val="24"/>
          <w:u w:val="single"/>
        </w:rPr>
        <w:t xml:space="preserve">References </w:t>
      </w:r>
    </w:p>
    <w:p w14:paraId="7FC864A9" w14:textId="1DAEEDB7" w:rsidR="00525AD2" w:rsidRPr="007368AA" w:rsidRDefault="00525AD2" w:rsidP="00525AD2">
      <w:pPr>
        <w:spacing w:after="0" w:line="480" w:lineRule="auto"/>
        <w:ind w:left="720" w:hanging="720"/>
        <w:rPr>
          <w:rStyle w:val="Hyperlink"/>
          <w:rFonts w:ascii="Times New Roman" w:eastAsia="Times New Roman" w:hAnsi="Times New Roman" w:cs="Times New Roman"/>
          <w:sz w:val="24"/>
          <w:szCs w:val="24"/>
          <w:bdr w:val="none" w:sz="0" w:space="0" w:color="auto" w:frame="1"/>
        </w:rPr>
      </w:pPr>
      <w:r w:rsidRPr="007368AA">
        <w:rPr>
          <w:rFonts w:ascii="Times New Roman" w:hAnsi="Times New Roman" w:cs="Times New Roman"/>
          <w:sz w:val="24"/>
          <w:szCs w:val="24"/>
          <w:bdr w:val="none" w:sz="0" w:space="0" w:color="auto" w:frame="1"/>
        </w:rPr>
        <w:lastRenderedPageBreak/>
        <w:t>Barton</w:t>
      </w:r>
      <w:r w:rsidR="00D460EF" w:rsidRPr="007368AA">
        <w:rPr>
          <w:rFonts w:ascii="Times New Roman" w:hAnsi="Times New Roman" w:cs="Times New Roman"/>
          <w:sz w:val="24"/>
          <w:szCs w:val="24"/>
          <w:bdr w:val="none" w:sz="0" w:space="0" w:color="auto" w:frame="1"/>
        </w:rPr>
        <w:t xml:space="preserve"> </w:t>
      </w:r>
      <w:r w:rsidRPr="007368AA">
        <w:rPr>
          <w:rFonts w:ascii="Times New Roman" w:hAnsi="Times New Roman" w:cs="Times New Roman"/>
          <w:sz w:val="24"/>
          <w:szCs w:val="24"/>
          <w:bdr w:val="none" w:sz="0" w:space="0" w:color="auto" w:frame="1"/>
        </w:rPr>
        <w:t>K</w:t>
      </w:r>
      <w:r w:rsidR="00D460EF" w:rsidRPr="007368AA">
        <w:rPr>
          <w:rFonts w:ascii="Times New Roman" w:hAnsi="Times New Roman" w:cs="Times New Roman"/>
          <w:sz w:val="24"/>
          <w:szCs w:val="24"/>
          <w:bdr w:val="none" w:sz="0" w:space="0" w:color="auto" w:frame="1"/>
        </w:rPr>
        <w:t xml:space="preserve"> (</w:t>
      </w:r>
      <w:r w:rsidRPr="007368AA">
        <w:rPr>
          <w:rFonts w:ascii="Times New Roman" w:hAnsi="Times New Roman" w:cs="Times New Roman"/>
          <w:sz w:val="24"/>
          <w:szCs w:val="24"/>
          <w:bdr w:val="none" w:sz="0" w:space="0" w:color="auto" w:frame="1"/>
        </w:rPr>
        <w:t>2020</w:t>
      </w:r>
      <w:r w:rsidR="00D460EF" w:rsidRPr="007368AA">
        <w:rPr>
          <w:rFonts w:ascii="Times New Roman" w:hAnsi="Times New Roman" w:cs="Times New Roman"/>
          <w:sz w:val="24"/>
          <w:szCs w:val="24"/>
          <w:bdr w:val="none" w:sz="0" w:space="0" w:color="auto" w:frame="1"/>
        </w:rPr>
        <w:t>)</w:t>
      </w:r>
      <w:r w:rsidRPr="007368AA">
        <w:rPr>
          <w:rFonts w:ascii="Times New Roman" w:hAnsi="Times New Roman" w:cs="Times New Roman"/>
          <w:sz w:val="24"/>
          <w:szCs w:val="24"/>
          <w:bdr w:val="none" w:sz="0" w:space="0" w:color="auto" w:frame="1"/>
        </w:rPr>
        <w:t xml:space="preserve"> MuMIn: Multi-Model Inference. R package version 1.43.17. </w:t>
      </w:r>
      <w:hyperlink r:id="rId13" w:history="1">
        <w:r w:rsidRPr="007368AA">
          <w:rPr>
            <w:rStyle w:val="Hyperlink"/>
            <w:rFonts w:ascii="Times New Roman" w:eastAsia="Times New Roman" w:hAnsi="Times New Roman" w:cs="Times New Roman"/>
            <w:sz w:val="24"/>
            <w:szCs w:val="24"/>
            <w:bdr w:val="none" w:sz="0" w:space="0" w:color="auto" w:frame="1"/>
          </w:rPr>
          <w:t>https://CRAN.R-project.org/package=MuMIn</w:t>
        </w:r>
      </w:hyperlink>
    </w:p>
    <w:p w14:paraId="09251A93" w14:textId="5BBBFD02" w:rsidR="00525AD2" w:rsidRPr="007368AA" w:rsidRDefault="00525AD2" w:rsidP="00525AD2">
      <w:pPr>
        <w:autoSpaceDE w:val="0"/>
        <w:autoSpaceDN w:val="0"/>
        <w:adjustRightInd w:val="0"/>
        <w:spacing w:after="0" w:line="480" w:lineRule="auto"/>
        <w:ind w:left="720" w:hanging="720"/>
        <w:rPr>
          <w:rFonts w:ascii="Times New Roman" w:hAnsi="Times New Roman"/>
          <w:sz w:val="24"/>
          <w:szCs w:val="24"/>
        </w:rPr>
      </w:pPr>
      <w:r w:rsidRPr="007368AA">
        <w:rPr>
          <w:rFonts w:ascii="Times New Roman" w:hAnsi="Times New Roman"/>
          <w:sz w:val="24"/>
          <w:szCs w:val="24"/>
        </w:rPr>
        <w:t>Bond NA,</w:t>
      </w:r>
      <w:r w:rsidR="00D460EF" w:rsidRPr="007368AA">
        <w:rPr>
          <w:rFonts w:ascii="Times New Roman" w:hAnsi="Times New Roman"/>
          <w:sz w:val="24"/>
          <w:szCs w:val="24"/>
        </w:rPr>
        <w:t xml:space="preserve"> </w:t>
      </w:r>
      <w:r w:rsidRPr="007368AA">
        <w:rPr>
          <w:rFonts w:ascii="Times New Roman" w:hAnsi="Times New Roman"/>
          <w:sz w:val="24"/>
          <w:szCs w:val="24"/>
        </w:rPr>
        <w:t xml:space="preserve">Harrison DE </w:t>
      </w:r>
      <w:r w:rsidR="00D460EF" w:rsidRPr="007368AA">
        <w:rPr>
          <w:rFonts w:ascii="Times New Roman" w:hAnsi="Times New Roman"/>
          <w:sz w:val="24"/>
          <w:szCs w:val="24"/>
        </w:rPr>
        <w:t>(</w:t>
      </w:r>
      <w:r w:rsidRPr="007368AA">
        <w:rPr>
          <w:rFonts w:ascii="Times New Roman" w:hAnsi="Times New Roman"/>
          <w:sz w:val="24"/>
          <w:szCs w:val="24"/>
        </w:rPr>
        <w:t>2000</w:t>
      </w:r>
      <w:r w:rsidR="00D460EF" w:rsidRPr="007368AA">
        <w:rPr>
          <w:rFonts w:ascii="Times New Roman" w:hAnsi="Times New Roman"/>
          <w:sz w:val="24"/>
          <w:szCs w:val="24"/>
        </w:rPr>
        <w:t>)</w:t>
      </w:r>
      <w:r w:rsidRPr="007368AA">
        <w:rPr>
          <w:rFonts w:ascii="Times New Roman" w:hAnsi="Times New Roman"/>
          <w:sz w:val="24"/>
          <w:szCs w:val="24"/>
        </w:rPr>
        <w:t xml:space="preserve"> The Pacific Decadal Oscillation, air-sea interaction and central north Pacific winter atmospheric regions. Geophysical Research Letters 27: 731-734.</w:t>
      </w:r>
    </w:p>
    <w:p w14:paraId="43615CF4" w14:textId="758EE1CA" w:rsidR="00525AD2" w:rsidRPr="007368AA" w:rsidRDefault="00525AD2" w:rsidP="00525AD2">
      <w:pPr>
        <w:spacing w:after="0" w:line="480" w:lineRule="auto"/>
        <w:ind w:left="720" w:hanging="720"/>
        <w:rPr>
          <w:rFonts w:ascii="Times New Roman" w:hAnsi="Times New Roman"/>
          <w:sz w:val="24"/>
          <w:szCs w:val="24"/>
        </w:rPr>
      </w:pPr>
      <w:r w:rsidRPr="007368AA">
        <w:rPr>
          <w:rFonts w:ascii="Times New Roman" w:hAnsi="Times New Roman"/>
          <w:sz w:val="24"/>
          <w:szCs w:val="24"/>
        </w:rPr>
        <w:t>Burgos J, Ernst B, Armstrong D, Orensanz JM (2013) Fluctuations in range and abundance of snow crab (</w:t>
      </w:r>
      <w:r w:rsidRPr="007368AA">
        <w:rPr>
          <w:rFonts w:ascii="Times New Roman" w:hAnsi="Times New Roman"/>
          <w:i/>
          <w:sz w:val="24"/>
          <w:szCs w:val="24"/>
        </w:rPr>
        <w:t>Chionoecetes opilio</w:t>
      </w:r>
      <w:r w:rsidRPr="007368AA">
        <w:rPr>
          <w:rFonts w:ascii="Times New Roman" w:hAnsi="Times New Roman"/>
          <w:sz w:val="24"/>
          <w:szCs w:val="24"/>
        </w:rPr>
        <w:t>) from the eastern Bering Sea: What role for Pacific cod (</w:t>
      </w:r>
      <w:r w:rsidRPr="007368AA">
        <w:rPr>
          <w:rFonts w:ascii="Times New Roman" w:hAnsi="Times New Roman"/>
          <w:i/>
          <w:sz w:val="24"/>
          <w:szCs w:val="24"/>
        </w:rPr>
        <w:t>Gadus macrocephalus</w:t>
      </w:r>
      <w:r w:rsidRPr="007368AA">
        <w:rPr>
          <w:rFonts w:ascii="Times New Roman" w:hAnsi="Times New Roman"/>
          <w:sz w:val="24"/>
          <w:szCs w:val="24"/>
        </w:rPr>
        <w:t>) predation? Bull Mar Sci 89: 57-81</w:t>
      </w:r>
    </w:p>
    <w:p w14:paraId="1D2012A3" w14:textId="51C448C8" w:rsidR="00335AC4" w:rsidRPr="007368AA" w:rsidRDefault="00335AC4" w:rsidP="00525AD2">
      <w:pPr>
        <w:spacing w:after="0" w:line="480" w:lineRule="auto"/>
        <w:ind w:left="720" w:hanging="720"/>
        <w:rPr>
          <w:rFonts w:ascii="Times New Roman" w:hAnsi="Times New Roman" w:cs="Times New Roman"/>
          <w:sz w:val="24"/>
          <w:szCs w:val="24"/>
          <w:bdr w:val="none" w:sz="0" w:space="0" w:color="auto" w:frame="1"/>
        </w:rPr>
      </w:pPr>
      <w:r w:rsidRPr="007368AA">
        <w:rPr>
          <w:rFonts w:ascii="Times New Roman" w:hAnsi="Times New Roman"/>
          <w:sz w:val="24"/>
          <w:szCs w:val="24"/>
        </w:rPr>
        <w:t>Caddy JF, Wade E, Surette T, Hebert M a</w:t>
      </w:r>
      <w:r w:rsidR="00862B41">
        <w:rPr>
          <w:rFonts w:ascii="Times New Roman" w:hAnsi="Times New Roman"/>
          <w:sz w:val="24"/>
          <w:szCs w:val="24"/>
        </w:rPr>
        <w:t>n</w:t>
      </w:r>
      <w:r w:rsidRPr="007368AA">
        <w:rPr>
          <w:rFonts w:ascii="Times New Roman" w:hAnsi="Times New Roman"/>
          <w:sz w:val="24"/>
          <w:szCs w:val="24"/>
        </w:rPr>
        <w:t>d Moriyasu M (2005) Using an empirical traffic light procedure for monitoring and forecasting in the Gulf of St. Lawrence fishery for the snow crab, Chionoecetes opilio. Fish Res 76: 123-145</w:t>
      </w:r>
    </w:p>
    <w:p w14:paraId="0937D296" w14:textId="017B4591" w:rsidR="00525AD2" w:rsidRPr="007368AA" w:rsidRDefault="00525AD2" w:rsidP="00525AD2">
      <w:pPr>
        <w:spacing w:after="0" w:line="480" w:lineRule="auto"/>
        <w:ind w:left="720" w:hanging="720"/>
        <w:contextualSpacing/>
        <w:rPr>
          <w:rFonts w:ascii="Times New Roman" w:hAnsi="Times New Roman"/>
          <w:sz w:val="24"/>
          <w:szCs w:val="24"/>
        </w:rPr>
      </w:pPr>
      <w:r w:rsidRPr="007368AA">
        <w:rPr>
          <w:rFonts w:ascii="Times New Roman" w:hAnsi="Times New Roman"/>
          <w:sz w:val="24"/>
          <w:szCs w:val="24"/>
        </w:rPr>
        <w:t>Ciannelli L, Bailey KM (2005) Landscape dynamics and resulting species interactions: the cod-capelin system in the southeastern Bering Sea. Mar Ecol Prog Ser 291: 227-236</w:t>
      </w:r>
    </w:p>
    <w:p w14:paraId="3984BC75" w14:textId="0BB47C38" w:rsidR="008C0665" w:rsidRPr="007368AA" w:rsidRDefault="008C0665" w:rsidP="00525AD2">
      <w:pPr>
        <w:spacing w:after="0" w:line="480" w:lineRule="auto"/>
        <w:ind w:left="720" w:hanging="720"/>
        <w:contextualSpacing/>
        <w:rPr>
          <w:rFonts w:ascii="Times New Roman" w:hAnsi="Times New Roman"/>
          <w:sz w:val="24"/>
          <w:szCs w:val="24"/>
        </w:rPr>
      </w:pPr>
      <w:r w:rsidRPr="007368AA">
        <w:rPr>
          <w:rFonts w:ascii="Times New Roman" w:hAnsi="Times New Roman"/>
          <w:sz w:val="24"/>
          <w:szCs w:val="24"/>
        </w:rPr>
        <w:t>Conway DVP</w:t>
      </w:r>
      <w:r w:rsidR="00D460EF" w:rsidRPr="007368AA">
        <w:rPr>
          <w:rFonts w:ascii="Times New Roman" w:hAnsi="Times New Roman"/>
          <w:sz w:val="24"/>
          <w:szCs w:val="24"/>
        </w:rPr>
        <w:t xml:space="preserve">, </w:t>
      </w:r>
      <w:r w:rsidRPr="007368AA">
        <w:rPr>
          <w:rFonts w:ascii="Times New Roman" w:hAnsi="Times New Roman"/>
          <w:sz w:val="24"/>
          <w:szCs w:val="24"/>
        </w:rPr>
        <w:t xml:space="preserve">Williams R (1986) Seasonal population structure, vertical distribution and migration of the chaetognath </w:t>
      </w:r>
      <w:r w:rsidRPr="007368AA">
        <w:rPr>
          <w:rFonts w:ascii="Times New Roman" w:hAnsi="Times New Roman"/>
          <w:i/>
          <w:sz w:val="24"/>
          <w:szCs w:val="24"/>
        </w:rPr>
        <w:t>Sagitta elegans</w:t>
      </w:r>
      <w:r w:rsidR="008D2636" w:rsidRPr="007368AA">
        <w:rPr>
          <w:rFonts w:ascii="Times New Roman" w:hAnsi="Times New Roman"/>
          <w:sz w:val="24"/>
          <w:szCs w:val="24"/>
        </w:rPr>
        <w:t xml:space="preserve"> in the Celtic Sea. Mar</w:t>
      </w:r>
      <w:r w:rsidRPr="007368AA">
        <w:rPr>
          <w:rFonts w:ascii="Times New Roman" w:hAnsi="Times New Roman"/>
          <w:sz w:val="24"/>
          <w:szCs w:val="24"/>
        </w:rPr>
        <w:t xml:space="preserve"> Biol 93: 377-387</w:t>
      </w:r>
    </w:p>
    <w:p w14:paraId="3D968515" w14:textId="667CE1D1" w:rsidR="00525AD2" w:rsidRPr="007368AA" w:rsidRDefault="00525AD2" w:rsidP="00525AD2">
      <w:pPr>
        <w:spacing w:after="0" w:line="480" w:lineRule="auto"/>
        <w:ind w:left="720" w:right="288" w:hanging="720"/>
        <w:rPr>
          <w:rFonts w:ascii="Times New Roman" w:hAnsi="Times New Roman"/>
          <w:sz w:val="24"/>
          <w:szCs w:val="24"/>
        </w:rPr>
      </w:pPr>
      <w:r w:rsidRPr="007368AA">
        <w:rPr>
          <w:rFonts w:ascii="Times New Roman" w:hAnsi="Times New Roman"/>
          <w:sz w:val="24"/>
          <w:szCs w:val="24"/>
        </w:rPr>
        <w:t>Coyle KO,</w:t>
      </w:r>
      <w:r w:rsidR="00D460EF" w:rsidRPr="007368AA">
        <w:rPr>
          <w:rFonts w:ascii="Times New Roman" w:hAnsi="Times New Roman"/>
          <w:sz w:val="24"/>
          <w:szCs w:val="24"/>
        </w:rPr>
        <w:t xml:space="preserve"> </w:t>
      </w:r>
      <w:r w:rsidRPr="007368AA">
        <w:rPr>
          <w:rFonts w:ascii="Times New Roman" w:hAnsi="Times New Roman"/>
          <w:sz w:val="24"/>
          <w:szCs w:val="24"/>
        </w:rPr>
        <w:t xml:space="preserve">Pinchuk AI </w:t>
      </w:r>
      <w:r w:rsidR="00D460EF" w:rsidRPr="007368AA">
        <w:rPr>
          <w:rFonts w:ascii="Times New Roman" w:hAnsi="Times New Roman"/>
          <w:sz w:val="24"/>
          <w:szCs w:val="24"/>
        </w:rPr>
        <w:t>(</w:t>
      </w:r>
      <w:r w:rsidRPr="007368AA">
        <w:rPr>
          <w:rFonts w:ascii="Times New Roman" w:hAnsi="Times New Roman"/>
          <w:sz w:val="24"/>
          <w:szCs w:val="24"/>
        </w:rPr>
        <w:t>2002</w:t>
      </w:r>
      <w:r w:rsidR="00D460EF" w:rsidRPr="007368AA">
        <w:rPr>
          <w:rFonts w:ascii="Times New Roman" w:hAnsi="Times New Roman"/>
          <w:sz w:val="24"/>
          <w:szCs w:val="24"/>
        </w:rPr>
        <w:t>)</w:t>
      </w:r>
      <w:r w:rsidRPr="007368AA">
        <w:rPr>
          <w:rFonts w:ascii="Times New Roman" w:hAnsi="Times New Roman"/>
          <w:sz w:val="24"/>
          <w:szCs w:val="24"/>
        </w:rPr>
        <w:t xml:space="preserve"> Climate-related differences in zooplankton density and growth on the inner shelf of the southeastern Bering Sea. Prog Oceanogr 55: 177-194</w:t>
      </w:r>
    </w:p>
    <w:p w14:paraId="03B53976" w14:textId="77777777" w:rsidR="00525AD2" w:rsidRPr="007368AA" w:rsidRDefault="00525AD2" w:rsidP="00525AD2">
      <w:pPr>
        <w:spacing w:after="0" w:line="480" w:lineRule="auto"/>
        <w:ind w:left="720" w:right="288" w:hanging="720"/>
        <w:rPr>
          <w:rFonts w:ascii="Times New Roman" w:hAnsi="Times New Roman"/>
          <w:sz w:val="24"/>
          <w:szCs w:val="24"/>
        </w:rPr>
      </w:pPr>
      <w:r w:rsidRPr="007368AA">
        <w:rPr>
          <w:rFonts w:ascii="Times New Roman" w:hAnsi="Times New Roman"/>
          <w:sz w:val="24"/>
          <w:szCs w:val="24"/>
        </w:rPr>
        <w:t>Donaldson WE, Cooney RT, Hilsinger JR (1981) Growth, age and size at maturity of Tanner</w:t>
      </w:r>
    </w:p>
    <w:p w14:paraId="5A6A26ED" w14:textId="2CBC4C12" w:rsidR="00525AD2" w:rsidRPr="007368AA" w:rsidRDefault="00525AD2" w:rsidP="007368AA">
      <w:pPr>
        <w:spacing w:after="0" w:line="480" w:lineRule="auto"/>
        <w:ind w:left="720" w:right="288"/>
        <w:rPr>
          <w:rFonts w:ascii="Times New Roman" w:hAnsi="Times New Roman"/>
          <w:sz w:val="24"/>
          <w:szCs w:val="24"/>
        </w:rPr>
      </w:pPr>
      <w:r w:rsidRPr="007368AA">
        <w:rPr>
          <w:rFonts w:ascii="Times New Roman" w:hAnsi="Times New Roman"/>
          <w:sz w:val="24"/>
          <w:szCs w:val="24"/>
        </w:rPr>
        <w:t xml:space="preserve">crab, </w:t>
      </w:r>
      <w:r w:rsidRPr="007368AA">
        <w:rPr>
          <w:rFonts w:ascii="Times New Roman" w:hAnsi="Times New Roman"/>
          <w:i/>
          <w:sz w:val="24"/>
          <w:szCs w:val="24"/>
        </w:rPr>
        <w:t>Chionoecetes bairdi</w:t>
      </w:r>
      <w:r w:rsidRPr="007368AA">
        <w:rPr>
          <w:rFonts w:ascii="Times New Roman" w:hAnsi="Times New Roman"/>
          <w:sz w:val="24"/>
          <w:szCs w:val="24"/>
        </w:rPr>
        <w:t xml:space="preserve"> M.J. Rathbun, in the northern Gulf of Alaska. J Crustac Res 40: 286-302</w:t>
      </w:r>
    </w:p>
    <w:p w14:paraId="02C92AF6" w14:textId="4F0F07BA" w:rsidR="007206D7" w:rsidRPr="007368AA" w:rsidRDefault="007206D7" w:rsidP="00525AD2">
      <w:pPr>
        <w:spacing w:after="0" w:line="480" w:lineRule="auto"/>
        <w:ind w:left="720" w:right="288" w:hanging="720"/>
        <w:rPr>
          <w:rFonts w:ascii="Times New Roman" w:hAnsi="Times New Roman"/>
          <w:sz w:val="24"/>
          <w:szCs w:val="24"/>
        </w:rPr>
      </w:pPr>
      <w:r w:rsidRPr="007368AA">
        <w:rPr>
          <w:rFonts w:ascii="Times New Roman" w:hAnsi="Times New Roman"/>
          <w:sz w:val="24"/>
          <w:szCs w:val="24"/>
        </w:rPr>
        <w:t>Dutil J-D, Munro J, P</w:t>
      </w:r>
      <w:r w:rsidRPr="007368AA">
        <w:rPr>
          <w:rFonts w:ascii="Times New Roman" w:hAnsi="Times New Roman" w:cs="Times New Roman"/>
          <w:sz w:val="24"/>
          <w:szCs w:val="24"/>
        </w:rPr>
        <w:t>é</w:t>
      </w:r>
      <w:r w:rsidRPr="007368AA">
        <w:rPr>
          <w:rFonts w:ascii="Times New Roman" w:hAnsi="Times New Roman"/>
          <w:sz w:val="24"/>
          <w:szCs w:val="24"/>
        </w:rPr>
        <w:t>loquin (1997) Laboratory study of the influence of prey size on vulnerability to cannibalism in snow crab (Chionoecetes opilio O. Fabricius, 1780)</w:t>
      </w:r>
      <w:r w:rsidR="00D13C10" w:rsidRPr="007368AA">
        <w:rPr>
          <w:rFonts w:ascii="Times New Roman" w:hAnsi="Times New Roman"/>
          <w:sz w:val="24"/>
          <w:szCs w:val="24"/>
        </w:rPr>
        <w:t>.</w:t>
      </w:r>
      <w:r w:rsidRPr="007368AA">
        <w:rPr>
          <w:rFonts w:ascii="Times New Roman" w:hAnsi="Times New Roman"/>
          <w:sz w:val="24"/>
          <w:szCs w:val="24"/>
        </w:rPr>
        <w:t xml:space="preserve"> Ecology 212: 81-94</w:t>
      </w:r>
    </w:p>
    <w:p w14:paraId="356441BE" w14:textId="1EACBE79" w:rsidR="00525AD2" w:rsidRPr="007368AA" w:rsidRDefault="00525AD2" w:rsidP="00525AD2">
      <w:pPr>
        <w:autoSpaceDE w:val="0"/>
        <w:autoSpaceDN w:val="0"/>
        <w:adjustRightInd w:val="0"/>
        <w:spacing w:after="0" w:line="480" w:lineRule="auto"/>
        <w:ind w:left="720" w:hanging="720"/>
        <w:rPr>
          <w:rFonts w:ascii="Times New Roman" w:hAnsi="Times New Roman"/>
          <w:sz w:val="24"/>
          <w:szCs w:val="24"/>
        </w:rPr>
      </w:pPr>
      <w:r w:rsidRPr="007368AA">
        <w:rPr>
          <w:rFonts w:ascii="Times New Roman" w:hAnsi="Times New Roman" w:cs="Times New Roman"/>
          <w:sz w:val="24"/>
          <w:szCs w:val="24"/>
        </w:rPr>
        <w:lastRenderedPageBreak/>
        <w:t xml:space="preserve">Émond, K., Sainte-Marie, B., Galbraith, P. S., and Bety, J </w:t>
      </w:r>
      <w:r w:rsidR="00D460EF" w:rsidRPr="007368AA">
        <w:rPr>
          <w:rFonts w:ascii="Times New Roman" w:hAnsi="Times New Roman" w:cs="Times New Roman"/>
          <w:sz w:val="24"/>
          <w:szCs w:val="24"/>
        </w:rPr>
        <w:t xml:space="preserve">(2015) </w:t>
      </w:r>
      <w:r w:rsidRPr="007368AA">
        <w:rPr>
          <w:rFonts w:ascii="Times New Roman" w:hAnsi="Times New Roman" w:cs="Times New Roman"/>
          <w:sz w:val="24"/>
          <w:szCs w:val="24"/>
        </w:rPr>
        <w:t>Top-down vs. bottom-up drivers of recruitment in a key marine</w:t>
      </w:r>
      <w:r w:rsidRPr="007368AA">
        <w:rPr>
          <w:rFonts w:ascii="Times New Roman" w:hAnsi="Times New Roman"/>
          <w:sz w:val="24"/>
          <w:szCs w:val="24"/>
        </w:rPr>
        <w:t xml:space="preserve"> </w:t>
      </w:r>
      <w:r w:rsidRPr="007368AA">
        <w:rPr>
          <w:rFonts w:ascii="Times New Roman" w:hAnsi="Times New Roman" w:cs="Times New Roman"/>
          <w:sz w:val="24"/>
          <w:szCs w:val="24"/>
        </w:rPr>
        <w:t>invertebrate: investigating early life stages of snow crab. ICES J</w:t>
      </w:r>
      <w:r w:rsidR="008D2636" w:rsidRPr="007368AA">
        <w:rPr>
          <w:rFonts w:ascii="Times New Roman" w:hAnsi="Times New Roman" w:cs="Times New Roman"/>
          <w:sz w:val="24"/>
          <w:szCs w:val="24"/>
        </w:rPr>
        <w:t xml:space="preserve"> </w:t>
      </w:r>
      <w:r w:rsidRPr="007368AA">
        <w:rPr>
          <w:rFonts w:ascii="Times New Roman" w:hAnsi="Times New Roman" w:cs="Times New Roman"/>
          <w:sz w:val="24"/>
          <w:szCs w:val="24"/>
        </w:rPr>
        <w:t>Mar Sci</w:t>
      </w:r>
      <w:r w:rsidR="008D2636" w:rsidRPr="007368AA">
        <w:rPr>
          <w:rFonts w:ascii="Times New Roman" w:hAnsi="Times New Roman" w:cs="Times New Roman"/>
          <w:sz w:val="24"/>
          <w:szCs w:val="24"/>
        </w:rPr>
        <w:t xml:space="preserve"> </w:t>
      </w:r>
      <w:r w:rsidRPr="007368AA">
        <w:rPr>
          <w:rFonts w:ascii="Times New Roman" w:hAnsi="Times New Roman" w:cs="Times New Roman"/>
          <w:sz w:val="24"/>
          <w:szCs w:val="24"/>
        </w:rPr>
        <w:t>72: 1336–1348</w:t>
      </w:r>
    </w:p>
    <w:p w14:paraId="08059A7F" w14:textId="5948E7C0" w:rsidR="00525AD2" w:rsidRDefault="00525AD2" w:rsidP="00525AD2">
      <w:pPr>
        <w:spacing w:after="0" w:line="480" w:lineRule="auto"/>
        <w:ind w:left="720" w:right="288" w:hanging="720"/>
        <w:rPr>
          <w:ins w:id="386" w:author="Jon.Richar" w:date="2024-08-02T14:38:00Z"/>
          <w:rFonts w:ascii="Times New Roman" w:hAnsi="Times New Roman" w:cs="Times New Roman"/>
          <w:noProof/>
          <w:sz w:val="24"/>
          <w:szCs w:val="24"/>
        </w:rPr>
      </w:pPr>
      <w:r w:rsidRPr="007368AA">
        <w:rPr>
          <w:rFonts w:ascii="Times New Roman" w:hAnsi="Times New Roman" w:cs="Times New Roman"/>
          <w:noProof/>
          <w:sz w:val="24"/>
          <w:szCs w:val="24"/>
        </w:rPr>
        <w:t xml:space="preserve">Frainer, A., Primicerio, R., Kortsch, S., Aune, M., Dolgov, A. V, Fossheim, M., &amp; Aschan, M. M. (2017) Climate-driven changes in functional biogeography of Arctic marine fish communities </w:t>
      </w:r>
      <w:r w:rsidR="008D2636" w:rsidRPr="007368AA">
        <w:rPr>
          <w:rFonts w:ascii="Times New Roman" w:hAnsi="Times New Roman" w:cs="Times New Roman"/>
          <w:iCs/>
          <w:noProof/>
          <w:sz w:val="24"/>
          <w:szCs w:val="24"/>
        </w:rPr>
        <w:t>Proc</w:t>
      </w:r>
      <w:r w:rsidRPr="007368AA">
        <w:rPr>
          <w:rFonts w:ascii="Times New Roman" w:hAnsi="Times New Roman" w:cs="Times New Roman"/>
          <w:iCs/>
          <w:noProof/>
          <w:sz w:val="24"/>
          <w:szCs w:val="24"/>
        </w:rPr>
        <w:t xml:space="preserve"> </w:t>
      </w:r>
      <w:r w:rsidR="008D2636" w:rsidRPr="007368AA">
        <w:rPr>
          <w:rFonts w:ascii="Times New Roman" w:hAnsi="Times New Roman" w:cs="Times New Roman"/>
          <w:iCs/>
          <w:noProof/>
          <w:sz w:val="24"/>
          <w:szCs w:val="24"/>
        </w:rPr>
        <w:t>Nat Acad Sci</w:t>
      </w:r>
      <w:r w:rsidRPr="007368AA">
        <w:rPr>
          <w:rFonts w:ascii="Times New Roman" w:hAnsi="Times New Roman" w:cs="Times New Roman"/>
          <w:iCs/>
          <w:noProof/>
          <w:sz w:val="24"/>
          <w:szCs w:val="24"/>
        </w:rPr>
        <w:t xml:space="preserve"> </w:t>
      </w:r>
      <w:r w:rsidR="008D2636" w:rsidRPr="007368AA">
        <w:rPr>
          <w:rFonts w:ascii="Times New Roman" w:hAnsi="Times New Roman" w:cs="Times New Roman"/>
          <w:iCs/>
          <w:noProof/>
          <w:sz w:val="24"/>
          <w:szCs w:val="24"/>
        </w:rPr>
        <w:t>USA</w:t>
      </w:r>
      <w:r w:rsidRPr="007368AA">
        <w:rPr>
          <w:rFonts w:ascii="Times New Roman" w:hAnsi="Times New Roman" w:cs="Times New Roman"/>
          <w:noProof/>
          <w:sz w:val="24"/>
          <w:szCs w:val="24"/>
        </w:rPr>
        <w:t xml:space="preserve"> </w:t>
      </w:r>
      <w:r w:rsidRPr="007368AA">
        <w:rPr>
          <w:rFonts w:ascii="Times New Roman" w:hAnsi="Times New Roman" w:cs="Times New Roman"/>
          <w:iCs/>
          <w:noProof/>
          <w:sz w:val="24"/>
          <w:szCs w:val="24"/>
        </w:rPr>
        <w:t>114</w:t>
      </w:r>
      <w:r w:rsidR="008D2636" w:rsidRPr="007368AA">
        <w:rPr>
          <w:rFonts w:ascii="Times New Roman" w:hAnsi="Times New Roman" w:cs="Times New Roman"/>
          <w:noProof/>
          <w:sz w:val="24"/>
          <w:szCs w:val="24"/>
        </w:rPr>
        <w:t>:</w:t>
      </w:r>
      <w:r w:rsidRPr="007368AA">
        <w:rPr>
          <w:rFonts w:ascii="Times New Roman" w:hAnsi="Times New Roman" w:cs="Times New Roman"/>
          <w:noProof/>
          <w:sz w:val="24"/>
          <w:szCs w:val="24"/>
        </w:rPr>
        <w:t xml:space="preserve"> 12202–12207 </w:t>
      </w:r>
    </w:p>
    <w:p w14:paraId="5CEF9813" w14:textId="2953DDDE" w:rsidR="002D5DD0" w:rsidRPr="007368AA" w:rsidRDefault="002D5DD0" w:rsidP="00525AD2">
      <w:pPr>
        <w:spacing w:after="0" w:line="480" w:lineRule="auto"/>
        <w:ind w:left="720" w:right="288" w:hanging="720"/>
        <w:rPr>
          <w:rFonts w:ascii="Times New Roman" w:hAnsi="Times New Roman" w:cs="Times New Roman"/>
          <w:sz w:val="24"/>
          <w:szCs w:val="24"/>
        </w:rPr>
      </w:pPr>
      <w:ins w:id="387" w:author="Jon.Richar" w:date="2024-08-02T14:38:00Z">
        <w:r>
          <w:rPr>
            <w:rFonts w:ascii="Times New Roman" w:hAnsi="Times New Roman" w:cs="Times New Roman"/>
            <w:noProof/>
            <w:sz w:val="24"/>
            <w:szCs w:val="24"/>
          </w:rPr>
          <w:t>Haddon M (2001) Modelling and quantitative methods in fisheries</w:t>
        </w:r>
      </w:ins>
      <w:ins w:id="388" w:author="Jon.Richar" w:date="2024-08-02T14:39:00Z">
        <w:r>
          <w:rPr>
            <w:rFonts w:ascii="Times New Roman" w:hAnsi="Times New Roman" w:cs="Times New Roman"/>
            <w:noProof/>
            <w:sz w:val="24"/>
            <w:szCs w:val="24"/>
          </w:rPr>
          <w:t xml:space="preserve">. </w:t>
        </w:r>
        <w:r w:rsidRPr="00EA435D">
          <w:rPr>
            <w:rFonts w:ascii="Times New Roman" w:hAnsi="Times New Roman" w:cs="Times New Roman"/>
            <w:color w:val="000000"/>
            <w:sz w:val="24"/>
            <w:szCs w:val="24"/>
            <w:shd w:val="clear" w:color="auto" w:fill="FFFFFF"/>
          </w:rPr>
          <w:t>Chapman and Hall/CRC. Boca Raton, USA</w:t>
        </w:r>
      </w:ins>
      <w:ins w:id="389" w:author="Jon.Richar" w:date="2024-08-02T14:40:00Z">
        <w:r>
          <w:rPr>
            <w:rFonts w:ascii="Times New Roman" w:hAnsi="Times New Roman" w:cs="Times New Roman"/>
            <w:color w:val="000000"/>
            <w:sz w:val="24"/>
            <w:szCs w:val="24"/>
            <w:shd w:val="clear" w:color="auto" w:fill="FFFFFF"/>
          </w:rPr>
          <w:t xml:space="preserve"> 406 p.</w:t>
        </w:r>
      </w:ins>
    </w:p>
    <w:p w14:paraId="16012606" w14:textId="072CC334" w:rsidR="00D460EF" w:rsidRPr="00182691" w:rsidRDefault="007206D7" w:rsidP="00525AD2">
      <w:pPr>
        <w:spacing w:after="0" w:line="480" w:lineRule="auto"/>
        <w:ind w:left="720" w:right="288" w:hanging="720"/>
        <w:rPr>
          <w:rFonts w:ascii="Times New Roman" w:hAnsi="Times New Roman" w:cs="Times New Roman"/>
          <w:sz w:val="24"/>
          <w:szCs w:val="24"/>
        </w:rPr>
      </w:pPr>
      <w:r w:rsidRPr="00182691">
        <w:rPr>
          <w:rFonts w:ascii="Times New Roman" w:hAnsi="Times New Roman" w:cs="Times New Roman"/>
          <w:sz w:val="24"/>
          <w:szCs w:val="24"/>
          <w:shd w:val="clear" w:color="auto" w:fill="FCFCFC"/>
        </w:rPr>
        <w:t xml:space="preserve">Hare, SR </w:t>
      </w:r>
      <w:r w:rsidR="00D460EF" w:rsidRPr="00182691">
        <w:rPr>
          <w:rFonts w:ascii="Times New Roman" w:hAnsi="Times New Roman" w:cs="Times New Roman"/>
          <w:sz w:val="24"/>
          <w:szCs w:val="24"/>
          <w:shd w:val="clear" w:color="auto" w:fill="FCFCFC"/>
        </w:rPr>
        <w:t>(1996): Low frequency climate variability and salmon production. Ph.D. Dissertation. Univ. of Washington, Seattle, WA, 306 pp</w:t>
      </w:r>
    </w:p>
    <w:p w14:paraId="74BAEFF7" w14:textId="37A01501" w:rsidR="00525AD2" w:rsidRPr="00182691" w:rsidRDefault="00525AD2" w:rsidP="00525AD2">
      <w:pPr>
        <w:spacing w:after="0" w:line="480" w:lineRule="auto"/>
        <w:ind w:left="720" w:hanging="720"/>
        <w:rPr>
          <w:rFonts w:ascii="Times New Roman" w:hAnsi="Times New Roman"/>
          <w:sz w:val="24"/>
          <w:szCs w:val="24"/>
        </w:rPr>
      </w:pPr>
      <w:r w:rsidRPr="00182691">
        <w:rPr>
          <w:rFonts w:ascii="Times New Roman" w:hAnsi="Times New Roman" w:cs="Times New Roman"/>
          <w:sz w:val="24"/>
          <w:szCs w:val="24"/>
          <w:shd w:val="clear" w:color="auto" w:fill="FFFFFF"/>
        </w:rPr>
        <w:t xml:space="preserve">Huang B, Thorne PW, Banzon PF, Boyer T, Chepurin G, Lawrimore JH, Menne MJ, Smith TM, Vose RS, Zhang H-M </w:t>
      </w:r>
      <w:r w:rsidR="00182691" w:rsidRPr="00182691">
        <w:rPr>
          <w:rFonts w:ascii="Times New Roman" w:hAnsi="Times New Roman" w:cs="Times New Roman"/>
          <w:sz w:val="24"/>
          <w:szCs w:val="24"/>
          <w:shd w:val="clear" w:color="auto" w:fill="FFFFFF"/>
        </w:rPr>
        <w:t>(</w:t>
      </w:r>
      <w:r w:rsidRPr="00182691">
        <w:rPr>
          <w:rFonts w:ascii="Times New Roman" w:hAnsi="Times New Roman" w:cs="Times New Roman"/>
          <w:sz w:val="24"/>
          <w:szCs w:val="24"/>
          <w:shd w:val="clear" w:color="auto" w:fill="FFFFFF"/>
        </w:rPr>
        <w:t>2017</w:t>
      </w:r>
      <w:r w:rsidR="00182691" w:rsidRPr="00182691">
        <w:rPr>
          <w:rFonts w:ascii="Times New Roman" w:hAnsi="Times New Roman" w:cs="Times New Roman"/>
          <w:sz w:val="24"/>
          <w:szCs w:val="24"/>
          <w:shd w:val="clear" w:color="auto" w:fill="FFFFFF"/>
        </w:rPr>
        <w:t>)</w:t>
      </w:r>
      <w:r w:rsidRPr="00182691">
        <w:rPr>
          <w:rFonts w:ascii="Times New Roman" w:hAnsi="Times New Roman" w:cs="Times New Roman"/>
          <w:sz w:val="24"/>
          <w:szCs w:val="24"/>
          <w:shd w:val="clear" w:color="auto" w:fill="FFFFFF"/>
        </w:rPr>
        <w:t>: Extended Reconstructed Sea Surface Temperature version 5 (ERSSTv5), Upgrades, validations, and intercomparisons. J Climate 30: 8179-8205</w:t>
      </w:r>
    </w:p>
    <w:p w14:paraId="4294BFA1" w14:textId="5E636207" w:rsidR="00525AD2" w:rsidRPr="007368AA" w:rsidRDefault="00525AD2" w:rsidP="00525AD2">
      <w:pPr>
        <w:spacing w:after="0" w:line="480" w:lineRule="auto"/>
        <w:ind w:left="720" w:right="288" w:hanging="720"/>
        <w:rPr>
          <w:rFonts w:ascii="Times New Roman" w:hAnsi="Times New Roman"/>
          <w:sz w:val="24"/>
          <w:szCs w:val="24"/>
        </w:rPr>
      </w:pPr>
      <w:r w:rsidRPr="007368AA">
        <w:rPr>
          <w:rFonts w:ascii="Times New Roman" w:hAnsi="Times New Roman"/>
          <w:sz w:val="24"/>
          <w:szCs w:val="24"/>
        </w:rPr>
        <w:t xml:space="preserve">Hunt Jr. GL, Stabeno PJ </w:t>
      </w:r>
      <w:r w:rsidR="00182691">
        <w:rPr>
          <w:rFonts w:ascii="Times New Roman" w:hAnsi="Times New Roman"/>
          <w:sz w:val="24"/>
          <w:szCs w:val="24"/>
        </w:rPr>
        <w:t>(</w:t>
      </w:r>
      <w:r w:rsidRPr="007368AA">
        <w:rPr>
          <w:rFonts w:ascii="Times New Roman" w:hAnsi="Times New Roman"/>
          <w:sz w:val="24"/>
          <w:szCs w:val="24"/>
        </w:rPr>
        <w:t>2002</w:t>
      </w:r>
      <w:r w:rsidR="00182691">
        <w:rPr>
          <w:rFonts w:ascii="Times New Roman" w:hAnsi="Times New Roman"/>
          <w:sz w:val="24"/>
          <w:szCs w:val="24"/>
        </w:rPr>
        <w:t>)</w:t>
      </w:r>
      <w:r w:rsidRPr="007368AA">
        <w:rPr>
          <w:rFonts w:ascii="Times New Roman" w:hAnsi="Times New Roman"/>
          <w:sz w:val="24"/>
          <w:szCs w:val="24"/>
        </w:rPr>
        <w:t xml:space="preserve"> Climate change and the control of energy flow in the southeastern Bering Sea. Progr Oceanogr 56: 5-22</w:t>
      </w:r>
    </w:p>
    <w:p w14:paraId="5F8868B7" w14:textId="6826E581" w:rsidR="00525AD2" w:rsidRPr="007368AA" w:rsidRDefault="00525AD2" w:rsidP="00525AD2">
      <w:pPr>
        <w:spacing w:after="0" w:line="480" w:lineRule="auto"/>
        <w:ind w:left="720" w:right="288" w:hanging="720"/>
        <w:rPr>
          <w:rFonts w:ascii="Times New Roman" w:hAnsi="Times New Roman"/>
          <w:sz w:val="24"/>
          <w:szCs w:val="24"/>
        </w:rPr>
      </w:pPr>
      <w:r w:rsidRPr="007368AA">
        <w:rPr>
          <w:rFonts w:ascii="Times New Roman" w:hAnsi="Times New Roman"/>
          <w:sz w:val="24"/>
          <w:szCs w:val="24"/>
        </w:rPr>
        <w:t>Hunt Jr GL, Stabeno P, Walters G, Sinclair E, Brodeur RD, Napp JM, Bond NA</w:t>
      </w:r>
      <w:r w:rsidR="00182691">
        <w:rPr>
          <w:rFonts w:ascii="Times New Roman" w:hAnsi="Times New Roman"/>
          <w:sz w:val="24"/>
          <w:szCs w:val="24"/>
        </w:rPr>
        <w:t xml:space="preserve"> (</w:t>
      </w:r>
      <w:r w:rsidRPr="007368AA">
        <w:rPr>
          <w:rFonts w:ascii="Times New Roman" w:hAnsi="Times New Roman"/>
          <w:sz w:val="24"/>
          <w:szCs w:val="24"/>
        </w:rPr>
        <w:t>2002</w:t>
      </w:r>
      <w:r w:rsidR="00182691">
        <w:rPr>
          <w:rFonts w:ascii="Times New Roman" w:hAnsi="Times New Roman"/>
          <w:sz w:val="24"/>
          <w:szCs w:val="24"/>
        </w:rPr>
        <w:t>)</w:t>
      </w:r>
      <w:r w:rsidRPr="007368AA">
        <w:rPr>
          <w:rFonts w:ascii="Times New Roman" w:hAnsi="Times New Roman"/>
          <w:sz w:val="24"/>
          <w:szCs w:val="24"/>
        </w:rPr>
        <w:t xml:space="preserve"> Climate change and control of the southeastern Bering Sea pelagic ecosystem. Deep Sea Research II 49: 5821-5853</w:t>
      </w:r>
    </w:p>
    <w:p w14:paraId="4447B735" w14:textId="7A222C5E" w:rsidR="00525AD2" w:rsidRPr="007368AA" w:rsidRDefault="00525AD2">
      <w:pPr>
        <w:spacing w:after="0" w:line="480" w:lineRule="auto"/>
        <w:ind w:left="720" w:right="288" w:hanging="720"/>
        <w:rPr>
          <w:rFonts w:ascii="Times New Roman" w:hAnsi="Times New Roman"/>
          <w:sz w:val="24"/>
          <w:szCs w:val="24"/>
        </w:rPr>
      </w:pPr>
      <w:r w:rsidRPr="007368AA">
        <w:rPr>
          <w:rFonts w:ascii="Times New Roman" w:hAnsi="Times New Roman"/>
          <w:sz w:val="24"/>
          <w:szCs w:val="24"/>
        </w:rPr>
        <w:t>Hunt Jr GL, Yasumiishi EM, Eisner LB, Stabeno PJ, Decker MB</w:t>
      </w:r>
      <w:r w:rsidR="00182691">
        <w:rPr>
          <w:rFonts w:ascii="Times New Roman" w:hAnsi="Times New Roman"/>
          <w:sz w:val="24"/>
          <w:szCs w:val="24"/>
        </w:rPr>
        <w:t xml:space="preserve"> (</w:t>
      </w:r>
      <w:r w:rsidRPr="007368AA">
        <w:rPr>
          <w:rFonts w:ascii="Times New Roman" w:hAnsi="Times New Roman"/>
          <w:sz w:val="24"/>
          <w:szCs w:val="24"/>
        </w:rPr>
        <w:t>2022</w:t>
      </w:r>
      <w:r w:rsidR="00182691">
        <w:rPr>
          <w:rFonts w:ascii="Times New Roman" w:hAnsi="Times New Roman"/>
          <w:sz w:val="24"/>
          <w:szCs w:val="24"/>
        </w:rPr>
        <w:t>)</w:t>
      </w:r>
      <w:r w:rsidRPr="007368AA">
        <w:rPr>
          <w:rFonts w:ascii="Times New Roman" w:hAnsi="Times New Roman"/>
          <w:sz w:val="24"/>
          <w:szCs w:val="24"/>
        </w:rPr>
        <w:t xml:space="preserve"> Climate warming and the loss of sea ice: the impact of sea-ice variability on the southeastern Bering Sea pelagic ecosystem. ICES J</w:t>
      </w:r>
      <w:r w:rsidR="001A485E" w:rsidRPr="007368AA">
        <w:rPr>
          <w:rFonts w:ascii="Times New Roman" w:hAnsi="Times New Roman"/>
          <w:sz w:val="24"/>
          <w:szCs w:val="24"/>
        </w:rPr>
        <w:t xml:space="preserve"> </w:t>
      </w:r>
      <w:r w:rsidRPr="007368AA">
        <w:rPr>
          <w:rFonts w:ascii="Times New Roman" w:hAnsi="Times New Roman"/>
          <w:sz w:val="24"/>
          <w:szCs w:val="24"/>
        </w:rPr>
        <w:t>Mar</w:t>
      </w:r>
      <w:r w:rsidR="001A485E" w:rsidRPr="007368AA">
        <w:rPr>
          <w:rFonts w:ascii="Times New Roman" w:hAnsi="Times New Roman"/>
          <w:sz w:val="24"/>
          <w:szCs w:val="24"/>
        </w:rPr>
        <w:t xml:space="preserve"> </w:t>
      </w:r>
      <w:r w:rsidRPr="007368AA">
        <w:rPr>
          <w:rFonts w:ascii="Times New Roman" w:hAnsi="Times New Roman"/>
          <w:sz w:val="24"/>
          <w:szCs w:val="24"/>
        </w:rPr>
        <w:t>Sci 79: 937-953</w:t>
      </w:r>
    </w:p>
    <w:p w14:paraId="0E4C4D11" w14:textId="0C6DB461" w:rsidR="00525AD2" w:rsidRPr="007368AA" w:rsidRDefault="00525AD2" w:rsidP="00525AD2">
      <w:pPr>
        <w:spacing w:after="0" w:line="480" w:lineRule="auto"/>
        <w:ind w:left="720" w:right="288" w:hanging="720"/>
        <w:rPr>
          <w:rFonts w:ascii="Times New Roman" w:hAnsi="Times New Roman"/>
          <w:sz w:val="24"/>
          <w:szCs w:val="24"/>
        </w:rPr>
      </w:pPr>
      <w:r w:rsidRPr="007368AA">
        <w:rPr>
          <w:rFonts w:ascii="Times New Roman" w:hAnsi="Times New Roman"/>
          <w:sz w:val="24"/>
          <w:szCs w:val="24"/>
        </w:rPr>
        <w:lastRenderedPageBreak/>
        <w:t xml:space="preserve">Incze LS (1983) Larval life history of Tanner crabs, </w:t>
      </w:r>
      <w:r w:rsidRPr="007368AA">
        <w:rPr>
          <w:rFonts w:ascii="Times New Roman" w:hAnsi="Times New Roman"/>
          <w:i/>
          <w:sz w:val="24"/>
          <w:szCs w:val="24"/>
        </w:rPr>
        <w:t>Chionoecetes bairdi</w:t>
      </w:r>
      <w:r w:rsidRPr="007368AA">
        <w:rPr>
          <w:rFonts w:ascii="Times New Roman" w:hAnsi="Times New Roman"/>
          <w:sz w:val="24"/>
          <w:szCs w:val="24"/>
        </w:rPr>
        <w:t xml:space="preserve"> and </w:t>
      </w:r>
      <w:r w:rsidRPr="007368AA">
        <w:rPr>
          <w:rFonts w:ascii="Times New Roman" w:hAnsi="Times New Roman"/>
          <w:i/>
          <w:sz w:val="24"/>
          <w:szCs w:val="24"/>
        </w:rPr>
        <w:t>C. opilio</w:t>
      </w:r>
      <w:r w:rsidRPr="007368AA">
        <w:rPr>
          <w:rFonts w:ascii="Times New Roman" w:hAnsi="Times New Roman"/>
          <w:sz w:val="24"/>
          <w:szCs w:val="24"/>
        </w:rPr>
        <w:t>, in the southeastern Bering Sea and relationships to regional oceanography. Ph.D. thesis. University of Washington</w:t>
      </w:r>
    </w:p>
    <w:p w14:paraId="20352C5E" w14:textId="660088AE" w:rsidR="00525AD2" w:rsidRPr="007368AA" w:rsidRDefault="00525AD2" w:rsidP="00525AD2">
      <w:pPr>
        <w:spacing w:after="0" w:line="480" w:lineRule="auto"/>
        <w:ind w:left="720" w:right="288" w:hanging="720"/>
        <w:rPr>
          <w:rFonts w:ascii="Times New Roman" w:hAnsi="Times New Roman"/>
          <w:sz w:val="24"/>
          <w:szCs w:val="24"/>
        </w:rPr>
      </w:pPr>
      <w:r w:rsidRPr="007368AA">
        <w:rPr>
          <w:rFonts w:ascii="Times New Roman" w:hAnsi="Times New Roman"/>
          <w:sz w:val="24"/>
          <w:szCs w:val="24"/>
        </w:rPr>
        <w:t xml:space="preserve">Incze LS, Armstrong DL, Wenker DL (1982) Rates of development and growth of larvae of </w:t>
      </w:r>
      <w:r w:rsidRPr="007368AA">
        <w:rPr>
          <w:rFonts w:ascii="Times New Roman" w:hAnsi="Times New Roman"/>
          <w:i/>
          <w:sz w:val="24"/>
          <w:szCs w:val="24"/>
        </w:rPr>
        <w:t>Chionoecetes bairdi</w:t>
      </w:r>
      <w:r w:rsidRPr="007368AA">
        <w:rPr>
          <w:rFonts w:ascii="Times New Roman" w:hAnsi="Times New Roman"/>
          <w:sz w:val="24"/>
          <w:szCs w:val="24"/>
        </w:rPr>
        <w:t xml:space="preserve"> and </w:t>
      </w:r>
      <w:r w:rsidRPr="007368AA">
        <w:rPr>
          <w:rFonts w:ascii="Times New Roman" w:hAnsi="Times New Roman"/>
          <w:i/>
          <w:sz w:val="24"/>
          <w:szCs w:val="24"/>
        </w:rPr>
        <w:t>C. opilio</w:t>
      </w:r>
      <w:r w:rsidRPr="007368AA">
        <w:rPr>
          <w:rFonts w:ascii="Times New Roman" w:hAnsi="Times New Roman"/>
          <w:sz w:val="24"/>
          <w:szCs w:val="24"/>
        </w:rPr>
        <w:t xml:space="preserve"> in the southeastern Bering Sea. In: Proceedings of the international symposium on the genus </w:t>
      </w:r>
      <w:r w:rsidRPr="007368AA">
        <w:rPr>
          <w:rFonts w:ascii="Times New Roman" w:hAnsi="Times New Roman"/>
          <w:i/>
          <w:sz w:val="24"/>
          <w:szCs w:val="24"/>
        </w:rPr>
        <w:t>Chionoecetes</w:t>
      </w:r>
      <w:r w:rsidRPr="007368AA">
        <w:rPr>
          <w:rFonts w:ascii="Times New Roman" w:hAnsi="Times New Roman"/>
          <w:sz w:val="24"/>
          <w:szCs w:val="24"/>
        </w:rPr>
        <w:t>.  University of Alaska, Alaska Sea Grant Rep. 82-10, p 191-218</w:t>
      </w:r>
    </w:p>
    <w:p w14:paraId="32F3C58D" w14:textId="7A651A36" w:rsidR="00525AD2" w:rsidRPr="007368AA" w:rsidRDefault="00525AD2" w:rsidP="00525AD2">
      <w:pPr>
        <w:spacing w:after="0" w:line="480" w:lineRule="auto"/>
        <w:ind w:left="720" w:right="288" w:hanging="720"/>
        <w:rPr>
          <w:rFonts w:ascii="Times New Roman" w:hAnsi="Times New Roman"/>
          <w:sz w:val="24"/>
          <w:szCs w:val="24"/>
        </w:rPr>
      </w:pPr>
      <w:r w:rsidRPr="007368AA">
        <w:rPr>
          <w:rFonts w:ascii="Times New Roman" w:hAnsi="Times New Roman"/>
          <w:sz w:val="24"/>
          <w:szCs w:val="24"/>
        </w:rPr>
        <w:t xml:space="preserve">Incze LS, Paul AJ (1983) Grazing and predation as related to energy needs of stage 1 zoeae of the tanner crab </w:t>
      </w:r>
      <w:r w:rsidRPr="007368AA">
        <w:rPr>
          <w:rFonts w:ascii="Times New Roman" w:hAnsi="Times New Roman"/>
          <w:i/>
          <w:sz w:val="24"/>
          <w:szCs w:val="24"/>
        </w:rPr>
        <w:t>Chionoecetes bairdi</w:t>
      </w:r>
      <w:r w:rsidRPr="007368AA">
        <w:rPr>
          <w:rFonts w:ascii="Times New Roman" w:hAnsi="Times New Roman"/>
          <w:sz w:val="24"/>
          <w:szCs w:val="24"/>
        </w:rPr>
        <w:t xml:space="preserve"> (brachyuran, Majidae)</w:t>
      </w:r>
      <w:r w:rsidR="00D13C10" w:rsidRPr="007368AA">
        <w:rPr>
          <w:rFonts w:ascii="Times New Roman" w:hAnsi="Times New Roman"/>
          <w:sz w:val="24"/>
          <w:szCs w:val="24"/>
        </w:rPr>
        <w:t>.</w:t>
      </w:r>
      <w:r w:rsidRPr="007368AA">
        <w:rPr>
          <w:rFonts w:ascii="Times New Roman" w:hAnsi="Times New Roman"/>
          <w:sz w:val="24"/>
          <w:szCs w:val="24"/>
        </w:rPr>
        <w:t xml:space="preserve"> Biol Bull</w:t>
      </w:r>
      <w:r w:rsidRPr="007368AA">
        <w:rPr>
          <w:rFonts w:ascii="Times New Roman" w:hAnsi="Times New Roman"/>
          <w:i/>
          <w:sz w:val="24"/>
          <w:szCs w:val="24"/>
        </w:rPr>
        <w:t xml:space="preserve"> </w:t>
      </w:r>
      <w:r w:rsidRPr="007368AA">
        <w:rPr>
          <w:rFonts w:ascii="Times New Roman" w:hAnsi="Times New Roman"/>
          <w:sz w:val="24"/>
          <w:szCs w:val="24"/>
        </w:rPr>
        <w:t>165:197-208</w:t>
      </w:r>
    </w:p>
    <w:p w14:paraId="267DA771" w14:textId="77777777" w:rsidR="00D902D3" w:rsidRPr="007368AA" w:rsidRDefault="00525AD2" w:rsidP="00525AD2">
      <w:pPr>
        <w:spacing w:after="0" w:line="480" w:lineRule="auto"/>
        <w:ind w:left="720" w:right="288" w:hanging="720"/>
        <w:rPr>
          <w:rFonts w:ascii="Times New Roman" w:hAnsi="Times New Roman"/>
          <w:sz w:val="24"/>
          <w:szCs w:val="24"/>
        </w:rPr>
      </w:pPr>
      <w:r w:rsidRPr="007368AA">
        <w:rPr>
          <w:rFonts w:ascii="Times New Roman" w:hAnsi="Times New Roman"/>
          <w:sz w:val="24"/>
          <w:szCs w:val="24"/>
        </w:rPr>
        <w:t xml:space="preserve">Jadamec LS, Donaldson WE, Cullenberg P (1999) Biological field techniques for </w:t>
      </w:r>
      <w:r w:rsidRPr="007368AA">
        <w:rPr>
          <w:rFonts w:ascii="Times New Roman" w:hAnsi="Times New Roman"/>
          <w:i/>
          <w:sz w:val="24"/>
          <w:szCs w:val="24"/>
        </w:rPr>
        <w:t>Chionoecetes</w:t>
      </w:r>
      <w:r w:rsidRPr="007368AA">
        <w:rPr>
          <w:rFonts w:ascii="Times New Roman" w:hAnsi="Times New Roman"/>
          <w:sz w:val="24"/>
          <w:szCs w:val="24"/>
        </w:rPr>
        <w:t xml:space="preserve"> crabs. University of Alaska Sea Grant College Program, AK-SG-99-02</w:t>
      </w:r>
    </w:p>
    <w:p w14:paraId="4CEE7CED" w14:textId="3EFCA7E3" w:rsidR="00525AD2" w:rsidRPr="007368AA" w:rsidRDefault="00D902D3" w:rsidP="00525AD2">
      <w:pPr>
        <w:spacing w:after="0" w:line="480" w:lineRule="auto"/>
        <w:ind w:left="720" w:right="288" w:hanging="720"/>
        <w:rPr>
          <w:rFonts w:ascii="Times New Roman" w:hAnsi="Times New Roman"/>
          <w:sz w:val="24"/>
          <w:szCs w:val="24"/>
        </w:rPr>
      </w:pPr>
      <w:r w:rsidRPr="007368AA">
        <w:rPr>
          <w:rFonts w:ascii="Times New Roman" w:hAnsi="Times New Roman"/>
          <w:sz w:val="24"/>
          <w:szCs w:val="24"/>
        </w:rPr>
        <w:t>Jewett SC and Feder HM (1983) Food of the Tanner crab Chionoecetes bairdi near Kodiak Island Alaska. J Crust Biol 3: 196-207</w:t>
      </w:r>
    </w:p>
    <w:p w14:paraId="743B6D9B" w14:textId="1251FAC7" w:rsidR="00525AD2" w:rsidRPr="007368AA" w:rsidRDefault="00525AD2" w:rsidP="00525AD2">
      <w:pPr>
        <w:spacing w:after="0" w:line="480" w:lineRule="auto"/>
        <w:ind w:left="720" w:right="288" w:hanging="720"/>
        <w:rPr>
          <w:rFonts w:ascii="Times New Roman" w:hAnsi="Times New Roman"/>
          <w:sz w:val="24"/>
          <w:szCs w:val="24"/>
        </w:rPr>
      </w:pPr>
      <w:r w:rsidRPr="007368AA">
        <w:rPr>
          <w:rFonts w:ascii="Times New Roman" w:hAnsi="Times New Roman"/>
          <w:sz w:val="24"/>
          <w:szCs w:val="24"/>
        </w:rPr>
        <w:t>Kon T</w:t>
      </w:r>
      <w:r w:rsidR="00182691">
        <w:rPr>
          <w:rFonts w:ascii="Times New Roman" w:hAnsi="Times New Roman"/>
          <w:sz w:val="24"/>
          <w:szCs w:val="24"/>
        </w:rPr>
        <w:t xml:space="preserve"> (</w:t>
      </w:r>
      <w:r w:rsidRPr="007368AA">
        <w:rPr>
          <w:rFonts w:ascii="Times New Roman" w:hAnsi="Times New Roman"/>
          <w:sz w:val="24"/>
          <w:szCs w:val="24"/>
        </w:rPr>
        <w:t>1979</w:t>
      </w:r>
      <w:r w:rsidR="00182691">
        <w:rPr>
          <w:rFonts w:ascii="Times New Roman" w:hAnsi="Times New Roman"/>
          <w:sz w:val="24"/>
          <w:szCs w:val="24"/>
        </w:rPr>
        <w:t>)</w:t>
      </w:r>
      <w:r w:rsidRPr="007368AA">
        <w:rPr>
          <w:rFonts w:ascii="Times New Roman" w:hAnsi="Times New Roman"/>
          <w:sz w:val="24"/>
          <w:szCs w:val="24"/>
        </w:rPr>
        <w:t xml:space="preserve"> Ecological studies on larvae of the crabs belonging to the genus Chionoecetes-I The influence of starvation on the survival and growth of the zuwai crab. Bull Jap</w:t>
      </w:r>
      <w:r w:rsidR="001A485E" w:rsidRPr="007368AA">
        <w:rPr>
          <w:rFonts w:ascii="Times New Roman" w:hAnsi="Times New Roman"/>
          <w:sz w:val="24"/>
          <w:szCs w:val="24"/>
        </w:rPr>
        <w:t xml:space="preserve"> </w:t>
      </w:r>
      <w:r w:rsidRPr="007368AA">
        <w:rPr>
          <w:rFonts w:ascii="Times New Roman" w:hAnsi="Times New Roman"/>
          <w:sz w:val="24"/>
          <w:szCs w:val="24"/>
        </w:rPr>
        <w:t>Soc</w:t>
      </w:r>
      <w:r w:rsidR="001A485E" w:rsidRPr="007368AA">
        <w:rPr>
          <w:rFonts w:ascii="Times New Roman" w:hAnsi="Times New Roman"/>
          <w:sz w:val="24"/>
          <w:szCs w:val="24"/>
        </w:rPr>
        <w:t xml:space="preserve"> </w:t>
      </w:r>
      <w:r w:rsidRPr="007368AA">
        <w:rPr>
          <w:rFonts w:ascii="Times New Roman" w:hAnsi="Times New Roman"/>
          <w:sz w:val="24"/>
          <w:szCs w:val="24"/>
        </w:rPr>
        <w:t xml:space="preserve"> Sci Fish 45:7-9</w:t>
      </w:r>
    </w:p>
    <w:p w14:paraId="26E8C786" w14:textId="30861712" w:rsidR="00525AD2" w:rsidRPr="007368AA" w:rsidRDefault="00525AD2" w:rsidP="00525AD2">
      <w:pPr>
        <w:spacing w:after="0" w:line="480" w:lineRule="auto"/>
        <w:ind w:left="720" w:right="288" w:hanging="720"/>
        <w:rPr>
          <w:rFonts w:ascii="Times New Roman" w:hAnsi="Times New Roman" w:cs="Times New Roman"/>
          <w:sz w:val="24"/>
          <w:szCs w:val="24"/>
        </w:rPr>
      </w:pPr>
      <w:r w:rsidRPr="007368AA">
        <w:rPr>
          <w:rFonts w:ascii="Times New Roman" w:hAnsi="Times New Roman" w:cs="Times New Roman"/>
          <w:noProof/>
          <w:sz w:val="24"/>
          <w:szCs w:val="24"/>
        </w:rPr>
        <w:t>Kortsch S, Primicerio</w:t>
      </w:r>
      <w:r w:rsidR="001A485E" w:rsidRPr="007368AA">
        <w:rPr>
          <w:rFonts w:ascii="Times New Roman" w:hAnsi="Times New Roman" w:cs="Times New Roman"/>
          <w:noProof/>
          <w:sz w:val="24"/>
          <w:szCs w:val="24"/>
        </w:rPr>
        <w:t xml:space="preserve"> </w:t>
      </w:r>
      <w:r w:rsidRPr="007368AA">
        <w:rPr>
          <w:rFonts w:ascii="Times New Roman" w:hAnsi="Times New Roman" w:cs="Times New Roman"/>
          <w:noProof/>
          <w:sz w:val="24"/>
          <w:szCs w:val="24"/>
        </w:rPr>
        <w:t>R, Fossheim</w:t>
      </w:r>
      <w:r w:rsidR="001A485E" w:rsidRPr="007368AA">
        <w:rPr>
          <w:rFonts w:ascii="Times New Roman" w:hAnsi="Times New Roman" w:cs="Times New Roman"/>
          <w:noProof/>
          <w:sz w:val="24"/>
          <w:szCs w:val="24"/>
        </w:rPr>
        <w:t xml:space="preserve"> </w:t>
      </w:r>
      <w:r w:rsidRPr="007368AA">
        <w:rPr>
          <w:rFonts w:ascii="Times New Roman" w:hAnsi="Times New Roman" w:cs="Times New Roman"/>
          <w:noProof/>
          <w:sz w:val="24"/>
          <w:szCs w:val="24"/>
        </w:rPr>
        <w:t>M, Dolgov</w:t>
      </w:r>
      <w:r w:rsidR="001A485E" w:rsidRPr="007368AA">
        <w:rPr>
          <w:rFonts w:ascii="Times New Roman" w:hAnsi="Times New Roman" w:cs="Times New Roman"/>
          <w:noProof/>
          <w:sz w:val="24"/>
          <w:szCs w:val="24"/>
        </w:rPr>
        <w:t xml:space="preserve"> </w:t>
      </w:r>
      <w:r w:rsidRPr="007368AA">
        <w:rPr>
          <w:rFonts w:ascii="Times New Roman" w:hAnsi="Times New Roman" w:cs="Times New Roman"/>
          <w:noProof/>
          <w:sz w:val="24"/>
          <w:szCs w:val="24"/>
        </w:rPr>
        <w:t>AV, Aschan M (2015). Climate change alters the structure of arctic marine food webs due to poleward shifts of boreal generalists</w:t>
      </w:r>
      <w:r w:rsidR="00D13C10" w:rsidRPr="007368AA">
        <w:rPr>
          <w:rFonts w:ascii="Times New Roman" w:hAnsi="Times New Roman" w:cs="Times New Roman"/>
          <w:noProof/>
          <w:sz w:val="24"/>
          <w:szCs w:val="24"/>
        </w:rPr>
        <w:t>.</w:t>
      </w:r>
      <w:r w:rsidRPr="007368AA">
        <w:rPr>
          <w:rFonts w:ascii="Times New Roman" w:hAnsi="Times New Roman" w:cs="Times New Roman"/>
          <w:noProof/>
          <w:sz w:val="24"/>
          <w:szCs w:val="24"/>
        </w:rPr>
        <w:t xml:space="preserve"> </w:t>
      </w:r>
      <w:r w:rsidR="001A485E" w:rsidRPr="007368AA">
        <w:rPr>
          <w:rFonts w:ascii="Times New Roman" w:hAnsi="Times New Roman" w:cs="Times New Roman"/>
          <w:iCs/>
          <w:noProof/>
          <w:sz w:val="24"/>
          <w:szCs w:val="24"/>
        </w:rPr>
        <w:t>Proc Royal Soc B</w:t>
      </w:r>
      <w:r w:rsidRPr="007368AA">
        <w:rPr>
          <w:rFonts w:ascii="Times New Roman" w:hAnsi="Times New Roman" w:cs="Times New Roman"/>
          <w:iCs/>
          <w:noProof/>
          <w:sz w:val="24"/>
          <w:szCs w:val="24"/>
        </w:rPr>
        <w:t>-</w:t>
      </w:r>
      <w:r w:rsidR="001A485E" w:rsidRPr="007368AA">
        <w:rPr>
          <w:rFonts w:ascii="Times New Roman" w:hAnsi="Times New Roman" w:cs="Times New Roman"/>
          <w:iCs/>
          <w:noProof/>
          <w:sz w:val="24"/>
          <w:szCs w:val="24"/>
        </w:rPr>
        <w:t>Bio Sci</w:t>
      </w:r>
      <w:r w:rsidRPr="007368AA">
        <w:rPr>
          <w:rFonts w:ascii="Times New Roman" w:hAnsi="Times New Roman" w:cs="Times New Roman"/>
          <w:noProof/>
          <w:sz w:val="24"/>
          <w:szCs w:val="24"/>
        </w:rPr>
        <w:t xml:space="preserve"> </w:t>
      </w:r>
      <w:r w:rsidRPr="007368AA">
        <w:rPr>
          <w:rFonts w:ascii="Times New Roman" w:hAnsi="Times New Roman" w:cs="Times New Roman"/>
          <w:iCs/>
          <w:noProof/>
          <w:sz w:val="24"/>
          <w:szCs w:val="24"/>
        </w:rPr>
        <w:t>282</w:t>
      </w:r>
      <w:r w:rsidR="001A485E" w:rsidRPr="007368AA">
        <w:rPr>
          <w:rFonts w:ascii="Times New Roman" w:hAnsi="Times New Roman" w:cs="Times New Roman"/>
          <w:noProof/>
          <w:sz w:val="24"/>
          <w:szCs w:val="24"/>
        </w:rPr>
        <w:t>:</w:t>
      </w:r>
      <w:r w:rsidRPr="007368AA">
        <w:rPr>
          <w:rFonts w:ascii="Times New Roman" w:hAnsi="Times New Roman" w:cs="Times New Roman"/>
          <w:noProof/>
          <w:sz w:val="24"/>
          <w:szCs w:val="24"/>
        </w:rPr>
        <w:t xml:space="preserve"> 31–39</w:t>
      </w:r>
    </w:p>
    <w:p w14:paraId="4B3B2F07" w14:textId="77777777" w:rsidR="00525AD2" w:rsidRPr="007368AA" w:rsidRDefault="00525AD2" w:rsidP="00525AD2">
      <w:pPr>
        <w:spacing w:after="0" w:line="480" w:lineRule="auto"/>
        <w:ind w:left="720" w:hanging="720"/>
        <w:rPr>
          <w:rFonts w:ascii="Times New Roman" w:hAnsi="Times New Roman"/>
          <w:sz w:val="24"/>
          <w:szCs w:val="24"/>
        </w:rPr>
      </w:pPr>
      <w:r w:rsidRPr="007368AA">
        <w:rPr>
          <w:rFonts w:ascii="Times New Roman" w:hAnsi="Times New Roman"/>
          <w:sz w:val="24"/>
          <w:szCs w:val="24"/>
        </w:rPr>
        <w:t>Krivan V (1996) Optimal foraging and predator-prey dynamics. Theo Pop Biol 49: 265-290.</w:t>
      </w:r>
    </w:p>
    <w:p w14:paraId="38880718" w14:textId="7C0CD159" w:rsidR="00525AD2" w:rsidRPr="007368AA" w:rsidRDefault="00525AD2" w:rsidP="00525AD2">
      <w:pPr>
        <w:spacing w:after="0" w:line="480" w:lineRule="auto"/>
        <w:ind w:left="720" w:right="288" w:hanging="720"/>
        <w:rPr>
          <w:rFonts w:ascii="Times New Roman" w:hAnsi="Times New Roman"/>
          <w:sz w:val="24"/>
          <w:szCs w:val="24"/>
        </w:rPr>
      </w:pPr>
      <w:r w:rsidRPr="007368AA">
        <w:rPr>
          <w:rFonts w:ascii="Times New Roman" w:hAnsi="Times New Roman"/>
          <w:sz w:val="24"/>
          <w:szCs w:val="24"/>
        </w:rPr>
        <w:t>Lang GM, Derrah CW, Livingston PA (2003) Groundfish food habits and predation on commercially important prey species in the eastern Bering Sea from 1993 through 1996. U.S. Dep. Commer, AFSC Processed Report 2003-04, 352 p</w:t>
      </w:r>
    </w:p>
    <w:p w14:paraId="5584FE9B" w14:textId="481286D5" w:rsidR="00525AD2" w:rsidRPr="007368AA" w:rsidRDefault="00525AD2" w:rsidP="00525AD2">
      <w:pPr>
        <w:spacing w:after="0" w:line="480" w:lineRule="auto"/>
        <w:ind w:left="720" w:right="288" w:hanging="720"/>
        <w:rPr>
          <w:rFonts w:ascii="Times New Roman" w:hAnsi="Times New Roman"/>
          <w:sz w:val="24"/>
          <w:szCs w:val="24"/>
        </w:rPr>
      </w:pPr>
      <w:r w:rsidRPr="007368AA">
        <w:rPr>
          <w:rFonts w:ascii="Times New Roman" w:hAnsi="Times New Roman"/>
          <w:sz w:val="24"/>
          <w:szCs w:val="24"/>
        </w:rPr>
        <w:lastRenderedPageBreak/>
        <w:t>Lang GM, Livingston PA, Dodd KA (2005) Groundfish food habits and predation on commercially important prey species in the eastern Bering Sea from 1997 through 2001. U.S. Dep. Commer. NOAA Tech Memo NMFS-AFSC-158, 230 p</w:t>
      </w:r>
    </w:p>
    <w:p w14:paraId="6A2866CF" w14:textId="282FA54A" w:rsidR="00525AD2" w:rsidRPr="007368AA" w:rsidRDefault="00525AD2" w:rsidP="00525AD2">
      <w:pPr>
        <w:spacing w:after="0" w:line="480" w:lineRule="auto"/>
        <w:ind w:left="720" w:right="288" w:hanging="720"/>
        <w:rPr>
          <w:rFonts w:ascii="Times New Roman" w:hAnsi="Times New Roman" w:cs="Times New Roman"/>
          <w:sz w:val="24"/>
          <w:szCs w:val="24"/>
        </w:rPr>
      </w:pPr>
      <w:r w:rsidRPr="007368AA">
        <w:rPr>
          <w:rFonts w:ascii="Times New Roman" w:hAnsi="Times New Roman" w:cs="Times New Roman"/>
          <w:noProof/>
          <w:sz w:val="24"/>
          <w:szCs w:val="24"/>
        </w:rPr>
        <w:t>Laufkötter</w:t>
      </w:r>
      <w:r w:rsidR="00335AC4" w:rsidRPr="007368AA">
        <w:rPr>
          <w:rFonts w:ascii="Times New Roman" w:hAnsi="Times New Roman" w:cs="Times New Roman"/>
          <w:noProof/>
          <w:sz w:val="24"/>
          <w:szCs w:val="24"/>
        </w:rPr>
        <w:t xml:space="preserve"> </w:t>
      </w:r>
      <w:r w:rsidRPr="007368AA">
        <w:rPr>
          <w:rFonts w:ascii="Times New Roman" w:hAnsi="Times New Roman" w:cs="Times New Roman"/>
          <w:noProof/>
          <w:sz w:val="24"/>
          <w:szCs w:val="24"/>
        </w:rPr>
        <w:t>C, Zscheischler</w:t>
      </w:r>
      <w:r w:rsidR="00335AC4" w:rsidRPr="007368AA">
        <w:rPr>
          <w:rFonts w:ascii="Times New Roman" w:hAnsi="Times New Roman" w:cs="Times New Roman"/>
          <w:noProof/>
          <w:sz w:val="24"/>
          <w:szCs w:val="24"/>
        </w:rPr>
        <w:t xml:space="preserve"> </w:t>
      </w:r>
      <w:r w:rsidRPr="007368AA">
        <w:rPr>
          <w:rFonts w:ascii="Times New Roman" w:hAnsi="Times New Roman" w:cs="Times New Roman"/>
          <w:noProof/>
          <w:sz w:val="24"/>
          <w:szCs w:val="24"/>
        </w:rPr>
        <w:t>J</w:t>
      </w:r>
      <w:r w:rsidR="00335AC4" w:rsidRPr="007368AA">
        <w:rPr>
          <w:rFonts w:ascii="Times New Roman" w:hAnsi="Times New Roman" w:cs="Times New Roman"/>
          <w:noProof/>
          <w:sz w:val="24"/>
          <w:szCs w:val="24"/>
        </w:rPr>
        <w:t xml:space="preserve">, </w:t>
      </w:r>
      <w:r w:rsidRPr="007368AA">
        <w:rPr>
          <w:rFonts w:ascii="Times New Roman" w:hAnsi="Times New Roman" w:cs="Times New Roman"/>
          <w:noProof/>
          <w:sz w:val="24"/>
          <w:szCs w:val="24"/>
        </w:rPr>
        <w:t>Frölicher TL</w:t>
      </w:r>
      <w:r w:rsidR="00335AC4" w:rsidRPr="007368AA">
        <w:rPr>
          <w:rFonts w:ascii="Times New Roman" w:hAnsi="Times New Roman" w:cs="Times New Roman"/>
          <w:noProof/>
          <w:sz w:val="24"/>
          <w:szCs w:val="24"/>
        </w:rPr>
        <w:t xml:space="preserve"> </w:t>
      </w:r>
      <w:r w:rsidRPr="007368AA">
        <w:rPr>
          <w:rFonts w:ascii="Times New Roman" w:hAnsi="Times New Roman" w:cs="Times New Roman"/>
          <w:noProof/>
          <w:sz w:val="24"/>
          <w:szCs w:val="24"/>
        </w:rPr>
        <w:t xml:space="preserve">(2020) High-impact marine heatwaves attributable to human-induced global warming. </w:t>
      </w:r>
      <w:r w:rsidR="00335AC4" w:rsidRPr="007368AA">
        <w:rPr>
          <w:rFonts w:ascii="Times New Roman" w:hAnsi="Times New Roman" w:cs="Times New Roman"/>
          <w:iCs/>
          <w:noProof/>
          <w:sz w:val="24"/>
          <w:szCs w:val="24"/>
        </w:rPr>
        <w:t>Science</w:t>
      </w:r>
      <w:r w:rsidRPr="007368AA">
        <w:rPr>
          <w:rFonts w:ascii="Times New Roman" w:hAnsi="Times New Roman" w:cs="Times New Roman"/>
          <w:noProof/>
          <w:sz w:val="24"/>
          <w:szCs w:val="24"/>
        </w:rPr>
        <w:t xml:space="preserve"> </w:t>
      </w:r>
      <w:r w:rsidRPr="007368AA">
        <w:rPr>
          <w:rFonts w:ascii="Times New Roman" w:hAnsi="Times New Roman" w:cs="Times New Roman"/>
          <w:iCs/>
          <w:noProof/>
          <w:sz w:val="24"/>
          <w:szCs w:val="24"/>
        </w:rPr>
        <w:t>369</w:t>
      </w:r>
      <w:r w:rsidR="00335AC4" w:rsidRPr="007368AA">
        <w:rPr>
          <w:rFonts w:ascii="Times New Roman" w:hAnsi="Times New Roman" w:cs="Times New Roman"/>
          <w:noProof/>
          <w:sz w:val="24"/>
          <w:szCs w:val="24"/>
        </w:rPr>
        <w:t>: 1621-1625</w:t>
      </w:r>
    </w:p>
    <w:p w14:paraId="41E7657D" w14:textId="38E61562" w:rsidR="0029749B" w:rsidRPr="007368AA" w:rsidRDefault="0029749B" w:rsidP="00F03663">
      <w:pPr>
        <w:pStyle w:val="Bibliography"/>
        <w:spacing w:after="0" w:line="480" w:lineRule="auto"/>
        <w:ind w:left="720" w:hanging="720"/>
        <w:rPr>
          <w:rFonts w:ascii="Times New Roman" w:hAnsi="Times New Roman" w:cs="Times New Roman"/>
          <w:sz w:val="24"/>
          <w:szCs w:val="24"/>
        </w:rPr>
      </w:pPr>
      <w:r w:rsidRPr="007368AA">
        <w:rPr>
          <w:rFonts w:ascii="Times New Roman" w:hAnsi="Times New Roman" w:cs="Times New Roman"/>
          <w:sz w:val="24"/>
          <w:szCs w:val="24"/>
        </w:rPr>
        <w:fldChar w:fldCharType="begin"/>
      </w:r>
      <w:r w:rsidRPr="007368AA">
        <w:rPr>
          <w:rFonts w:ascii="Times New Roman" w:hAnsi="Times New Roman" w:cs="Times New Roman"/>
          <w:sz w:val="24"/>
          <w:szCs w:val="24"/>
        </w:rPr>
        <w:instrText xml:space="preserve"> ADDIN ZOTERO_BIBL {"uncited":[],"omitted":[],"custom":[]} CSL_BIBLIOGRAPHY </w:instrText>
      </w:r>
      <w:r w:rsidRPr="007368AA">
        <w:rPr>
          <w:rFonts w:ascii="Times New Roman" w:hAnsi="Times New Roman" w:cs="Times New Roman"/>
          <w:sz w:val="24"/>
          <w:szCs w:val="24"/>
        </w:rPr>
        <w:fldChar w:fldCharType="separate"/>
      </w:r>
      <w:r w:rsidRPr="007368AA">
        <w:rPr>
          <w:rFonts w:ascii="Times New Roman" w:hAnsi="Times New Roman" w:cs="Times New Roman"/>
          <w:sz w:val="24"/>
          <w:szCs w:val="24"/>
        </w:rPr>
        <w:t>Litzow MA, Malick MJ, Kristiansen T, Connors BM, Ruggerone GT</w:t>
      </w:r>
      <w:r w:rsidR="00D07241" w:rsidRPr="007368AA">
        <w:rPr>
          <w:rFonts w:ascii="Times New Roman" w:hAnsi="Times New Roman" w:cs="Times New Roman"/>
          <w:sz w:val="24"/>
          <w:szCs w:val="24"/>
        </w:rPr>
        <w:t xml:space="preserve"> (</w:t>
      </w:r>
      <w:r w:rsidRPr="007368AA">
        <w:rPr>
          <w:rFonts w:ascii="Times New Roman" w:hAnsi="Times New Roman" w:cs="Times New Roman"/>
          <w:sz w:val="24"/>
          <w:szCs w:val="24"/>
        </w:rPr>
        <w:t>2024</w:t>
      </w:r>
      <w:r w:rsidR="00D07241" w:rsidRPr="007368AA">
        <w:rPr>
          <w:rFonts w:ascii="Times New Roman" w:hAnsi="Times New Roman" w:cs="Times New Roman"/>
          <w:sz w:val="24"/>
          <w:szCs w:val="24"/>
        </w:rPr>
        <w:t>)</w:t>
      </w:r>
      <w:r w:rsidRPr="007368AA">
        <w:rPr>
          <w:rFonts w:ascii="Times New Roman" w:hAnsi="Times New Roman" w:cs="Times New Roman"/>
          <w:sz w:val="24"/>
          <w:szCs w:val="24"/>
        </w:rPr>
        <w:t xml:space="preserve"> Climate attribution time series track the evolution of human influence on North Pacific sea surface temperature. Environ Res Lett 9. https://doi.org/10.1088/1748-9326/ad0c88</w:t>
      </w:r>
    </w:p>
    <w:p w14:paraId="46E74A3B" w14:textId="6D766004" w:rsidR="00525AD2" w:rsidRPr="00EA435D" w:rsidRDefault="0029749B" w:rsidP="00F03663">
      <w:pPr>
        <w:pStyle w:val="CommentText"/>
        <w:spacing w:after="0" w:line="480" w:lineRule="auto"/>
        <w:ind w:left="720" w:hanging="720"/>
      </w:pPr>
      <w:r w:rsidRPr="007368AA">
        <w:rPr>
          <w:rFonts w:ascii="Times New Roman" w:hAnsi="Times New Roman" w:cs="Times New Roman"/>
          <w:sz w:val="24"/>
          <w:szCs w:val="24"/>
        </w:rPr>
        <w:fldChar w:fldCharType="end"/>
      </w:r>
      <w:r w:rsidR="00525AD2" w:rsidRPr="007368AA">
        <w:rPr>
          <w:rStyle w:val="HTMLCite"/>
          <w:rFonts w:ascii="Times New Roman" w:hAnsi="Times New Roman"/>
          <w:i w:val="0"/>
          <w:sz w:val="24"/>
          <w:szCs w:val="24"/>
        </w:rPr>
        <w:t>Livingston PA (1989) Interannual trends in Pacific cod, Gadus macrocephalus, predation on three commercially important crab species in the eastern Bering Sea. Fish Bull 87: 807-827</w:t>
      </w:r>
    </w:p>
    <w:p w14:paraId="283C1499" w14:textId="69367677" w:rsidR="00324C24" w:rsidRPr="00EA435D" w:rsidRDefault="00324C24" w:rsidP="00525AD2">
      <w:pPr>
        <w:spacing w:after="0" w:line="480" w:lineRule="auto"/>
        <w:ind w:left="720" w:right="288" w:hanging="720"/>
        <w:rPr>
          <w:rFonts w:ascii="Times New Roman" w:hAnsi="Times New Roman" w:cs="Times New Roman"/>
          <w:sz w:val="24"/>
          <w:szCs w:val="24"/>
        </w:rPr>
      </w:pPr>
      <w:r w:rsidRPr="00EA435D">
        <w:rPr>
          <w:rFonts w:ascii="Times New Roman" w:hAnsi="Times New Roman" w:cs="Times New Roman"/>
          <w:sz w:val="24"/>
          <w:szCs w:val="24"/>
        </w:rPr>
        <w:t>Lovrich GA and Sainte-Marie B (1997) Cannibalism in the snow crab, Chionoecetes opilio (O. Fabricius)</w:t>
      </w:r>
      <w:r w:rsidR="00EE6C70" w:rsidRPr="00EA435D">
        <w:rPr>
          <w:rFonts w:ascii="Times New Roman" w:hAnsi="Times New Roman" w:cs="Times New Roman"/>
          <w:sz w:val="24"/>
          <w:szCs w:val="24"/>
        </w:rPr>
        <w:t xml:space="preserve"> </w:t>
      </w:r>
      <w:r w:rsidRPr="00EA435D">
        <w:rPr>
          <w:rFonts w:ascii="Times New Roman" w:hAnsi="Times New Roman" w:cs="Times New Roman"/>
          <w:sz w:val="24"/>
          <w:szCs w:val="24"/>
        </w:rPr>
        <w:t>(Brachyura:Majidae), and its potential importance to recruitment</w:t>
      </w:r>
      <w:r w:rsidR="00EE6C70" w:rsidRPr="00EA435D">
        <w:rPr>
          <w:rFonts w:ascii="Times New Roman" w:hAnsi="Times New Roman" w:cs="Times New Roman"/>
          <w:sz w:val="24"/>
          <w:szCs w:val="24"/>
        </w:rPr>
        <w:t>. J</w:t>
      </w:r>
      <w:r w:rsidR="008D2636" w:rsidRPr="00EA435D">
        <w:rPr>
          <w:rFonts w:ascii="Times New Roman" w:hAnsi="Times New Roman" w:cs="Times New Roman"/>
          <w:sz w:val="24"/>
          <w:szCs w:val="24"/>
        </w:rPr>
        <w:t xml:space="preserve"> Exp Mar Biol Ecol 211: 225-245</w:t>
      </w:r>
    </w:p>
    <w:p w14:paraId="696B9E4D" w14:textId="695560CF" w:rsidR="007F1E21" w:rsidRPr="00EA435D" w:rsidRDefault="007F1E21" w:rsidP="00525AD2">
      <w:pPr>
        <w:spacing w:after="0" w:line="480" w:lineRule="auto"/>
        <w:ind w:left="720" w:right="288" w:hanging="720"/>
        <w:rPr>
          <w:rFonts w:ascii="Times New Roman" w:hAnsi="Times New Roman" w:cs="Times New Roman"/>
          <w:sz w:val="24"/>
          <w:szCs w:val="24"/>
        </w:rPr>
      </w:pPr>
      <w:r w:rsidRPr="00EA435D">
        <w:rPr>
          <w:rFonts w:ascii="Times New Roman" w:hAnsi="Times New Roman" w:cs="Times New Roman"/>
          <w:sz w:val="24"/>
          <w:szCs w:val="24"/>
        </w:rPr>
        <w:t>Marcello LA, Meuter FJ, Dawe EG, Moriyasu M (2012) Effects of temperature and gadid predation on snow crab recruitment: comparisons between the Bering Sea and Atlantic Canada. Mar Ecol Prog Ser 469: 249-261.</w:t>
      </w:r>
    </w:p>
    <w:p w14:paraId="3217A09C" w14:textId="71C84A89" w:rsidR="00525AD2" w:rsidRPr="00EA435D" w:rsidRDefault="00525AD2" w:rsidP="00525AD2">
      <w:pPr>
        <w:spacing w:after="0" w:line="480" w:lineRule="auto"/>
        <w:ind w:left="720" w:right="288" w:hanging="720"/>
        <w:rPr>
          <w:rFonts w:ascii="Times New Roman" w:hAnsi="Times New Roman" w:cs="Times New Roman"/>
          <w:sz w:val="24"/>
          <w:szCs w:val="24"/>
        </w:rPr>
      </w:pPr>
      <w:r w:rsidRPr="00EA435D">
        <w:rPr>
          <w:rFonts w:ascii="Times New Roman" w:hAnsi="Times New Roman" w:cs="Times New Roman"/>
          <w:sz w:val="24"/>
          <w:szCs w:val="24"/>
        </w:rPr>
        <w:t>McGilliard CR, Nichol D, Britt L</w:t>
      </w:r>
      <w:r w:rsidR="00335AC4" w:rsidRPr="00EA435D">
        <w:rPr>
          <w:rFonts w:ascii="Times New Roman" w:hAnsi="Times New Roman" w:cs="Times New Roman"/>
          <w:sz w:val="24"/>
          <w:szCs w:val="24"/>
        </w:rPr>
        <w:t xml:space="preserve"> (</w:t>
      </w:r>
      <w:r w:rsidRPr="00EA435D">
        <w:rPr>
          <w:rFonts w:ascii="Times New Roman" w:hAnsi="Times New Roman" w:cs="Times New Roman"/>
          <w:sz w:val="24"/>
          <w:szCs w:val="24"/>
        </w:rPr>
        <w:t>2019</w:t>
      </w:r>
      <w:r w:rsidR="00335AC4" w:rsidRPr="00EA435D">
        <w:rPr>
          <w:rFonts w:ascii="Times New Roman" w:hAnsi="Times New Roman" w:cs="Times New Roman"/>
          <w:sz w:val="24"/>
          <w:szCs w:val="24"/>
        </w:rPr>
        <w:t>)</w:t>
      </w:r>
      <w:r w:rsidRPr="00EA435D">
        <w:rPr>
          <w:rFonts w:ascii="Times New Roman" w:hAnsi="Times New Roman" w:cs="Times New Roman"/>
          <w:sz w:val="24"/>
          <w:szCs w:val="24"/>
        </w:rPr>
        <w:t xml:space="preserve"> Assessment of the flathead sole-Bering flounder stock in the Bering Sea and Aleutian Islands. North Pacific Fishery Management Council, Anchorage, Alaska. 6p</w:t>
      </w:r>
    </w:p>
    <w:p w14:paraId="4F795F15" w14:textId="49618007" w:rsidR="00525AD2" w:rsidRPr="00EA435D" w:rsidRDefault="00525AD2" w:rsidP="00525AD2">
      <w:pPr>
        <w:spacing w:after="0" w:line="480" w:lineRule="auto"/>
        <w:ind w:left="720" w:right="288" w:hanging="720"/>
        <w:rPr>
          <w:rFonts w:ascii="Times New Roman" w:hAnsi="Times New Roman" w:cs="Times New Roman"/>
          <w:sz w:val="24"/>
          <w:szCs w:val="24"/>
        </w:rPr>
      </w:pPr>
      <w:r w:rsidRPr="00EA435D">
        <w:rPr>
          <w:rFonts w:ascii="Times New Roman" w:hAnsi="Times New Roman" w:cs="Times New Roman"/>
          <w:sz w:val="24"/>
          <w:szCs w:val="24"/>
        </w:rPr>
        <w:t>Menge BA, Gouhier TC, Freidenberg T, Lubchenco J</w:t>
      </w:r>
      <w:r w:rsidR="00335AC4" w:rsidRPr="00EA435D">
        <w:rPr>
          <w:rFonts w:ascii="Times New Roman" w:hAnsi="Times New Roman" w:cs="Times New Roman"/>
          <w:sz w:val="24"/>
          <w:szCs w:val="24"/>
        </w:rPr>
        <w:t xml:space="preserve"> (</w:t>
      </w:r>
      <w:r w:rsidRPr="00EA435D">
        <w:rPr>
          <w:rFonts w:ascii="Times New Roman" w:hAnsi="Times New Roman" w:cs="Times New Roman"/>
          <w:sz w:val="24"/>
          <w:szCs w:val="24"/>
        </w:rPr>
        <w:t>2011</w:t>
      </w:r>
      <w:r w:rsidR="00335AC4" w:rsidRPr="00EA435D">
        <w:rPr>
          <w:rFonts w:ascii="Times New Roman" w:hAnsi="Times New Roman" w:cs="Times New Roman"/>
          <w:sz w:val="24"/>
          <w:szCs w:val="24"/>
        </w:rPr>
        <w:t>)</w:t>
      </w:r>
      <w:r w:rsidRPr="00EA435D">
        <w:rPr>
          <w:rFonts w:ascii="Times New Roman" w:hAnsi="Times New Roman" w:cs="Times New Roman"/>
          <w:sz w:val="24"/>
          <w:szCs w:val="24"/>
        </w:rPr>
        <w:t xml:space="preserve"> Linking long-term, large-scale climatic and environmental variability to patterns of marine invertebrate recruitment: Toward explaining “unexplained” variation. J Exp Mar Biol Ecol 400: 236-249</w:t>
      </w:r>
    </w:p>
    <w:p w14:paraId="0D5A6DA7" w14:textId="0CF57AF7" w:rsidR="00324C24" w:rsidRPr="00EA435D" w:rsidRDefault="00324C24" w:rsidP="00525AD2">
      <w:pPr>
        <w:spacing w:after="0" w:line="480" w:lineRule="auto"/>
        <w:ind w:left="720" w:right="288" w:hanging="720"/>
        <w:rPr>
          <w:rFonts w:ascii="Times New Roman" w:hAnsi="Times New Roman" w:cs="Times New Roman"/>
          <w:sz w:val="24"/>
          <w:szCs w:val="24"/>
        </w:rPr>
      </w:pPr>
      <w:r w:rsidRPr="00EA435D">
        <w:rPr>
          <w:rFonts w:ascii="Times New Roman" w:hAnsi="Times New Roman" w:cs="Times New Roman"/>
          <w:sz w:val="24"/>
          <w:szCs w:val="24"/>
        </w:rPr>
        <w:lastRenderedPageBreak/>
        <w:t xml:space="preserve">Moksnes P-O, Pihl L, von Montfrans J (1998) Predation on postlarvae and juveniles of the shore crab </w:t>
      </w:r>
      <w:r w:rsidRPr="00EA435D">
        <w:rPr>
          <w:rFonts w:ascii="Times New Roman" w:hAnsi="Times New Roman" w:cs="Times New Roman"/>
          <w:i/>
          <w:sz w:val="24"/>
          <w:szCs w:val="24"/>
        </w:rPr>
        <w:t>Carcinas maenas</w:t>
      </w:r>
      <w:r w:rsidRPr="00EA435D">
        <w:rPr>
          <w:rFonts w:ascii="Times New Roman" w:hAnsi="Times New Roman" w:cs="Times New Roman"/>
          <w:sz w:val="24"/>
          <w:szCs w:val="24"/>
        </w:rPr>
        <w:t xml:space="preserve">: importance of shelter, size and cannibalism. Mar </w:t>
      </w:r>
      <w:r w:rsidR="008D2636" w:rsidRPr="00EA435D">
        <w:rPr>
          <w:rFonts w:ascii="Times New Roman" w:hAnsi="Times New Roman" w:cs="Times New Roman"/>
          <w:sz w:val="24"/>
          <w:szCs w:val="24"/>
        </w:rPr>
        <w:t>Ecol Prog Ser 166: 211-225</w:t>
      </w:r>
    </w:p>
    <w:p w14:paraId="22A984F4" w14:textId="067699CC" w:rsidR="00324C24" w:rsidRPr="00EA435D" w:rsidRDefault="00324C24">
      <w:pPr>
        <w:spacing w:after="0" w:line="480" w:lineRule="auto"/>
        <w:ind w:left="720" w:right="288" w:hanging="720"/>
        <w:rPr>
          <w:rFonts w:ascii="Times New Roman" w:hAnsi="Times New Roman" w:cs="Times New Roman"/>
          <w:sz w:val="24"/>
          <w:szCs w:val="24"/>
        </w:rPr>
      </w:pPr>
      <w:r w:rsidRPr="00EA435D">
        <w:rPr>
          <w:rFonts w:ascii="Times New Roman" w:hAnsi="Times New Roman" w:cs="Times New Roman"/>
          <w:sz w:val="24"/>
          <w:szCs w:val="24"/>
        </w:rPr>
        <w:t>Moksnes P-O, Lipcius RN, Pihl L, von Montfrans J (1997) Cannibal-prey dynamics in young juveniles and</w:t>
      </w:r>
      <w:r w:rsidR="00D13C10" w:rsidRPr="00EA435D">
        <w:rPr>
          <w:rFonts w:ascii="Times New Roman" w:hAnsi="Times New Roman" w:cs="Times New Roman"/>
          <w:sz w:val="24"/>
          <w:szCs w:val="24"/>
        </w:rPr>
        <w:t xml:space="preserve"> postlarvae of the blue crab. J</w:t>
      </w:r>
      <w:r w:rsidRPr="00EA435D">
        <w:rPr>
          <w:rFonts w:ascii="Times New Roman" w:hAnsi="Times New Roman" w:cs="Times New Roman"/>
          <w:sz w:val="24"/>
          <w:szCs w:val="24"/>
        </w:rPr>
        <w:t xml:space="preserve"> Exp Mar Biol Ecol 215: 157-187</w:t>
      </w:r>
    </w:p>
    <w:p w14:paraId="31739010" w14:textId="7296855F" w:rsidR="00525AD2" w:rsidRPr="00EA435D" w:rsidRDefault="00525AD2">
      <w:pPr>
        <w:spacing w:after="0" w:line="480" w:lineRule="auto"/>
        <w:ind w:left="720" w:right="288" w:hanging="720"/>
        <w:rPr>
          <w:rFonts w:ascii="Times New Roman" w:hAnsi="Times New Roman" w:cs="Times New Roman"/>
          <w:sz w:val="24"/>
          <w:szCs w:val="24"/>
        </w:rPr>
      </w:pPr>
      <w:r w:rsidRPr="00EA435D">
        <w:rPr>
          <w:rFonts w:ascii="Times New Roman" w:hAnsi="Times New Roman" w:cs="Times New Roman"/>
          <w:sz w:val="24"/>
          <w:szCs w:val="24"/>
        </w:rPr>
        <w:t>North Pacific Fishery Management Council (NPFMC) (2011) Fishery management plan for Bering Sea/Aleutian Islands king and Tanner crabs. North Pacific Fishery Management Council, Anchorage, Alaska</w:t>
      </w:r>
    </w:p>
    <w:p w14:paraId="396A74AE" w14:textId="28327844" w:rsidR="00525AD2" w:rsidRPr="00EA435D" w:rsidRDefault="00525AD2">
      <w:pPr>
        <w:spacing w:after="0" w:line="480" w:lineRule="auto"/>
        <w:ind w:left="720" w:right="288" w:hanging="720"/>
        <w:rPr>
          <w:rFonts w:ascii="Times New Roman" w:hAnsi="Times New Roman"/>
          <w:sz w:val="24"/>
          <w:szCs w:val="24"/>
        </w:rPr>
      </w:pPr>
      <w:r w:rsidRPr="00EA435D">
        <w:rPr>
          <w:rFonts w:ascii="Times New Roman" w:hAnsi="Times New Roman"/>
          <w:sz w:val="24"/>
          <w:szCs w:val="24"/>
        </w:rPr>
        <w:t xml:space="preserve">Pacunski RE, Livingston PA, Miller BS (1998) Food of flathead sole </w:t>
      </w:r>
      <w:r w:rsidRPr="00EA435D">
        <w:rPr>
          <w:rFonts w:ascii="Times New Roman" w:hAnsi="Times New Roman"/>
          <w:i/>
          <w:sz w:val="24"/>
          <w:szCs w:val="24"/>
        </w:rPr>
        <w:t>Hippoglossoides elassodon</w:t>
      </w:r>
      <w:r w:rsidRPr="00EA435D">
        <w:rPr>
          <w:rFonts w:ascii="Times New Roman" w:hAnsi="Times New Roman"/>
          <w:sz w:val="24"/>
          <w:szCs w:val="24"/>
        </w:rPr>
        <w:t xml:space="preserve"> in the eastern Bering Sea. U.S. Dep. Commer. NOAA Tech Memo NMFS-AFSC-90, 27 p</w:t>
      </w:r>
    </w:p>
    <w:p w14:paraId="7421B95A" w14:textId="4CE84A62" w:rsidR="00525AD2" w:rsidRPr="00EA435D" w:rsidRDefault="00525AD2" w:rsidP="00525AD2">
      <w:pPr>
        <w:spacing w:after="0" w:line="480" w:lineRule="auto"/>
        <w:ind w:left="720" w:right="288" w:hanging="720"/>
        <w:rPr>
          <w:rFonts w:ascii="Times New Roman" w:hAnsi="Times New Roman"/>
          <w:sz w:val="24"/>
          <w:szCs w:val="24"/>
        </w:rPr>
      </w:pPr>
      <w:r w:rsidRPr="00EA435D">
        <w:rPr>
          <w:rFonts w:ascii="Times New Roman" w:hAnsi="Times New Roman"/>
          <w:sz w:val="24"/>
          <w:szCs w:val="24"/>
        </w:rPr>
        <w:t xml:space="preserve">Parada C, Armstrong DA, Ernst B, Hinckley S, Orensanz LM (2010) Spatial dynamics of snow crab </w:t>
      </w:r>
      <w:r w:rsidRPr="00EA435D">
        <w:rPr>
          <w:rFonts w:ascii="Times New Roman" w:hAnsi="Times New Roman"/>
          <w:i/>
          <w:sz w:val="24"/>
          <w:szCs w:val="24"/>
        </w:rPr>
        <w:t xml:space="preserve">(Chionoecetes opilio) </w:t>
      </w:r>
      <w:r w:rsidRPr="00EA435D">
        <w:rPr>
          <w:rFonts w:ascii="Times New Roman" w:hAnsi="Times New Roman"/>
          <w:sz w:val="24"/>
          <w:szCs w:val="24"/>
        </w:rPr>
        <w:t>in the eastern Bering Sea – Putting together the pieces of the puzzle. Bull Mar Sci 86:413-437</w:t>
      </w:r>
    </w:p>
    <w:p w14:paraId="4CD0B8DE" w14:textId="43B45B38" w:rsidR="00525AD2" w:rsidRPr="00EA435D" w:rsidRDefault="00525AD2" w:rsidP="00525AD2">
      <w:pPr>
        <w:spacing w:after="0" w:line="480" w:lineRule="auto"/>
        <w:ind w:left="720" w:right="288" w:hanging="720"/>
        <w:rPr>
          <w:rFonts w:ascii="Times New Roman" w:hAnsi="Times New Roman"/>
          <w:sz w:val="24"/>
          <w:szCs w:val="24"/>
        </w:rPr>
      </w:pPr>
      <w:r w:rsidRPr="00EA435D">
        <w:rPr>
          <w:rFonts w:ascii="Times New Roman" w:hAnsi="Times New Roman"/>
          <w:sz w:val="24"/>
          <w:szCs w:val="24"/>
        </w:rPr>
        <w:t>Paul AJ, Paul JM, Shoemaker PA, Feder HM (1979) Prey concentrations and feeding response in laboratory-reared stage-one zoeae of king crab, snow crab and pink shrimp. Trans Am Fish Soc 108:440-443</w:t>
      </w:r>
    </w:p>
    <w:p w14:paraId="7E50EA32" w14:textId="333AE135" w:rsidR="00525AD2" w:rsidRPr="00EA435D" w:rsidRDefault="00525AD2" w:rsidP="00525AD2">
      <w:pPr>
        <w:spacing w:after="0" w:line="480" w:lineRule="auto"/>
        <w:ind w:left="720" w:right="288" w:hanging="720"/>
        <w:rPr>
          <w:rFonts w:ascii="Times New Roman" w:hAnsi="Times New Roman"/>
          <w:sz w:val="24"/>
          <w:szCs w:val="24"/>
        </w:rPr>
      </w:pPr>
      <w:r w:rsidRPr="00EA435D">
        <w:rPr>
          <w:rFonts w:ascii="Times New Roman" w:hAnsi="Times New Roman"/>
          <w:sz w:val="24"/>
          <w:szCs w:val="24"/>
        </w:rPr>
        <w:t xml:space="preserve">Paul AJ, Paul JM (2001) Effects of temperature on length of intermolt periods in juvenile male </w:t>
      </w:r>
      <w:r w:rsidRPr="00EA435D">
        <w:rPr>
          <w:rFonts w:ascii="Times New Roman" w:hAnsi="Times New Roman"/>
          <w:i/>
          <w:sz w:val="24"/>
          <w:szCs w:val="24"/>
        </w:rPr>
        <w:t>Chionoecetes bairdi</w:t>
      </w:r>
      <w:r w:rsidRPr="00EA435D">
        <w:rPr>
          <w:rFonts w:ascii="Times New Roman" w:hAnsi="Times New Roman"/>
          <w:sz w:val="24"/>
          <w:szCs w:val="24"/>
        </w:rPr>
        <w:t>. Alaska Fish Res Bull 8:132-134</w:t>
      </w:r>
    </w:p>
    <w:p w14:paraId="0135804C" w14:textId="49FCF1FC" w:rsidR="00525AD2" w:rsidRPr="00EA435D" w:rsidRDefault="00525AD2" w:rsidP="00525AD2">
      <w:pPr>
        <w:spacing w:after="0" w:line="480" w:lineRule="auto"/>
        <w:ind w:left="720" w:right="288" w:hanging="720"/>
        <w:rPr>
          <w:rFonts w:ascii="Times New Roman" w:hAnsi="Times New Roman"/>
          <w:sz w:val="24"/>
          <w:szCs w:val="24"/>
        </w:rPr>
      </w:pPr>
      <w:r w:rsidRPr="00EA435D">
        <w:rPr>
          <w:rFonts w:ascii="Times New Roman" w:hAnsi="Times New Roman"/>
          <w:sz w:val="24"/>
          <w:szCs w:val="24"/>
        </w:rPr>
        <w:t>Pestal GP, Taylor DM, Hoenig JM, Shields JD, Pickavance R</w:t>
      </w:r>
      <w:r w:rsidR="00747F5E" w:rsidRPr="00EA435D">
        <w:rPr>
          <w:rFonts w:ascii="Times New Roman" w:hAnsi="Times New Roman"/>
          <w:sz w:val="24"/>
          <w:szCs w:val="24"/>
        </w:rPr>
        <w:t xml:space="preserve"> (</w:t>
      </w:r>
      <w:r w:rsidRPr="00EA435D">
        <w:rPr>
          <w:rFonts w:ascii="Times New Roman" w:hAnsi="Times New Roman"/>
          <w:sz w:val="24"/>
          <w:szCs w:val="24"/>
        </w:rPr>
        <w:t>2003</w:t>
      </w:r>
      <w:r w:rsidR="00747F5E" w:rsidRPr="00EA435D">
        <w:rPr>
          <w:rFonts w:ascii="Times New Roman" w:hAnsi="Times New Roman"/>
          <w:sz w:val="24"/>
          <w:szCs w:val="24"/>
        </w:rPr>
        <w:t>)</w:t>
      </w:r>
      <w:r w:rsidRPr="00EA435D">
        <w:rPr>
          <w:rFonts w:ascii="Times New Roman" w:hAnsi="Times New Roman"/>
          <w:sz w:val="24"/>
          <w:szCs w:val="24"/>
        </w:rPr>
        <w:t xml:space="preserve"> Monitoring the prevalence of the parasitic dinoflagellate </w:t>
      </w:r>
      <w:r w:rsidRPr="00EA435D">
        <w:rPr>
          <w:rFonts w:ascii="Times New Roman" w:hAnsi="Times New Roman"/>
          <w:i/>
          <w:sz w:val="24"/>
          <w:szCs w:val="24"/>
        </w:rPr>
        <w:t>Hematodinium sp</w:t>
      </w:r>
      <w:r w:rsidRPr="00EA435D">
        <w:rPr>
          <w:rFonts w:ascii="Times New Roman" w:hAnsi="Times New Roman"/>
          <w:sz w:val="24"/>
          <w:szCs w:val="24"/>
        </w:rPr>
        <w:t xml:space="preserve">. in snow crabs </w:t>
      </w:r>
      <w:r w:rsidRPr="00EA435D">
        <w:rPr>
          <w:rFonts w:ascii="Times New Roman" w:hAnsi="Times New Roman"/>
          <w:i/>
          <w:sz w:val="24"/>
          <w:szCs w:val="24"/>
        </w:rPr>
        <w:t>Chionoecetes opilio</w:t>
      </w:r>
      <w:r w:rsidRPr="00EA435D">
        <w:rPr>
          <w:rFonts w:ascii="Times New Roman" w:hAnsi="Times New Roman"/>
          <w:sz w:val="24"/>
          <w:szCs w:val="24"/>
        </w:rPr>
        <w:t xml:space="preserve"> from Conception Bay, Newfoundland. Diseases Aquat Org</w:t>
      </w:r>
      <w:r w:rsidR="009D3945" w:rsidRPr="00EA435D">
        <w:rPr>
          <w:rFonts w:ascii="Times New Roman" w:hAnsi="Times New Roman"/>
          <w:sz w:val="24"/>
          <w:szCs w:val="24"/>
        </w:rPr>
        <w:t xml:space="preserve"> </w:t>
      </w:r>
      <w:r w:rsidRPr="00EA435D">
        <w:rPr>
          <w:rFonts w:ascii="Times New Roman" w:hAnsi="Times New Roman"/>
          <w:sz w:val="24"/>
          <w:szCs w:val="24"/>
        </w:rPr>
        <w:t>53: 67-75</w:t>
      </w:r>
    </w:p>
    <w:p w14:paraId="7C878819" w14:textId="77777777" w:rsidR="00525AD2" w:rsidRPr="007368AA" w:rsidRDefault="00525AD2" w:rsidP="00525AD2">
      <w:pPr>
        <w:spacing w:after="0" w:line="480" w:lineRule="auto"/>
        <w:ind w:left="720" w:hanging="720"/>
        <w:rPr>
          <w:rFonts w:ascii="Times New Roman" w:hAnsi="Times New Roman" w:cs="Times New Roman"/>
          <w:sz w:val="24"/>
          <w:szCs w:val="24"/>
        </w:rPr>
      </w:pPr>
      <w:r w:rsidRPr="00EA435D">
        <w:rPr>
          <w:rFonts w:ascii="Times New Roman" w:hAnsi="Times New Roman" w:cs="Times New Roman"/>
          <w:sz w:val="24"/>
          <w:szCs w:val="24"/>
        </w:rPr>
        <w:lastRenderedPageBreak/>
        <w:t xml:space="preserve"> R Core Team. 2020. R: A language and environment for statistical computing. R Foundation for Statistical Computing, Vienna, Austria. URL </w:t>
      </w:r>
      <w:hyperlink r:id="rId14" w:history="1">
        <w:r w:rsidRPr="007368AA">
          <w:rPr>
            <w:rStyle w:val="Hyperlink"/>
            <w:rFonts w:ascii="Times New Roman" w:hAnsi="Times New Roman" w:cs="Times New Roman"/>
            <w:sz w:val="24"/>
            <w:szCs w:val="24"/>
          </w:rPr>
          <w:t>https://www.R-project.org</w:t>
        </w:r>
      </w:hyperlink>
      <w:r w:rsidRPr="007368AA">
        <w:rPr>
          <w:rFonts w:ascii="Times New Roman" w:hAnsi="Times New Roman" w:cs="Times New Roman"/>
          <w:sz w:val="24"/>
          <w:szCs w:val="24"/>
        </w:rPr>
        <w:t>.</w:t>
      </w:r>
    </w:p>
    <w:p w14:paraId="767D1287" w14:textId="18578E58" w:rsidR="00525AD2" w:rsidRPr="00EA435D" w:rsidRDefault="00525AD2" w:rsidP="00525AD2">
      <w:pPr>
        <w:spacing w:after="0" w:line="480" w:lineRule="auto"/>
        <w:ind w:left="720" w:hanging="720"/>
        <w:rPr>
          <w:rFonts w:ascii="Times New Roman" w:hAnsi="Times New Roman" w:cs="Times New Roman"/>
          <w:sz w:val="24"/>
          <w:szCs w:val="24"/>
        </w:rPr>
      </w:pPr>
      <w:r w:rsidRPr="00EA435D">
        <w:rPr>
          <w:rFonts w:ascii="Times New Roman" w:hAnsi="Times New Roman" w:cs="Times New Roman"/>
          <w:sz w:val="24"/>
          <w:szCs w:val="24"/>
        </w:rPr>
        <w:t>Richar J, Kruse</w:t>
      </w:r>
      <w:r w:rsidR="009D3945" w:rsidRPr="00EA435D">
        <w:rPr>
          <w:rFonts w:ascii="Times New Roman" w:hAnsi="Times New Roman" w:cs="Times New Roman"/>
          <w:sz w:val="24"/>
          <w:szCs w:val="24"/>
        </w:rPr>
        <w:t xml:space="preserve"> </w:t>
      </w:r>
      <w:r w:rsidRPr="00EA435D">
        <w:rPr>
          <w:rFonts w:ascii="Times New Roman" w:hAnsi="Times New Roman" w:cs="Times New Roman"/>
          <w:sz w:val="24"/>
          <w:szCs w:val="24"/>
        </w:rPr>
        <w:t>G, Curchitser</w:t>
      </w:r>
      <w:r w:rsidR="009D3945" w:rsidRPr="00EA435D">
        <w:rPr>
          <w:rFonts w:ascii="Times New Roman" w:hAnsi="Times New Roman" w:cs="Times New Roman"/>
          <w:sz w:val="24"/>
          <w:szCs w:val="24"/>
        </w:rPr>
        <w:t xml:space="preserve"> </w:t>
      </w:r>
      <w:r w:rsidRPr="00EA435D">
        <w:rPr>
          <w:rFonts w:ascii="Times New Roman" w:hAnsi="Times New Roman" w:cs="Times New Roman"/>
          <w:sz w:val="24"/>
          <w:szCs w:val="24"/>
        </w:rPr>
        <w:t>E</w:t>
      </w:r>
      <w:r w:rsidR="009D3945" w:rsidRPr="00EA435D">
        <w:rPr>
          <w:rFonts w:ascii="Times New Roman" w:hAnsi="Times New Roman" w:cs="Times New Roman"/>
          <w:sz w:val="24"/>
          <w:szCs w:val="24"/>
        </w:rPr>
        <w:t xml:space="preserve">, </w:t>
      </w:r>
      <w:r w:rsidRPr="00EA435D">
        <w:rPr>
          <w:rFonts w:ascii="Times New Roman" w:hAnsi="Times New Roman" w:cs="Times New Roman"/>
          <w:sz w:val="24"/>
          <w:szCs w:val="24"/>
        </w:rPr>
        <w:t>Hermann</w:t>
      </w:r>
      <w:r w:rsidR="009D3945" w:rsidRPr="00EA435D">
        <w:rPr>
          <w:rFonts w:ascii="Times New Roman" w:hAnsi="Times New Roman" w:cs="Times New Roman"/>
          <w:sz w:val="24"/>
          <w:szCs w:val="24"/>
        </w:rPr>
        <w:t xml:space="preserve"> </w:t>
      </w:r>
      <w:r w:rsidRPr="00EA435D">
        <w:rPr>
          <w:rFonts w:ascii="Times New Roman" w:hAnsi="Times New Roman" w:cs="Times New Roman"/>
          <w:sz w:val="24"/>
          <w:szCs w:val="24"/>
        </w:rPr>
        <w:t>AJ</w:t>
      </w:r>
      <w:r w:rsidR="00747F5E" w:rsidRPr="00EA435D">
        <w:rPr>
          <w:rFonts w:ascii="Times New Roman" w:hAnsi="Times New Roman" w:cs="Times New Roman"/>
          <w:sz w:val="24"/>
          <w:szCs w:val="24"/>
        </w:rPr>
        <w:t xml:space="preserve"> (</w:t>
      </w:r>
      <w:r w:rsidRPr="00EA435D">
        <w:rPr>
          <w:rFonts w:ascii="Times New Roman" w:hAnsi="Times New Roman" w:cs="Times New Roman"/>
          <w:sz w:val="24"/>
          <w:szCs w:val="24"/>
        </w:rPr>
        <w:t>2014</w:t>
      </w:r>
      <w:r w:rsidR="00747F5E" w:rsidRPr="00EA435D">
        <w:rPr>
          <w:rFonts w:ascii="Times New Roman" w:hAnsi="Times New Roman" w:cs="Times New Roman"/>
          <w:sz w:val="24"/>
          <w:szCs w:val="24"/>
        </w:rPr>
        <w:t>)</w:t>
      </w:r>
      <w:r w:rsidRPr="00EA435D">
        <w:rPr>
          <w:rFonts w:ascii="Times New Roman" w:hAnsi="Times New Roman" w:cs="Times New Roman"/>
          <w:sz w:val="24"/>
          <w:szCs w:val="24"/>
        </w:rPr>
        <w:t xml:space="preserve"> Patterns in connectivity and retention of simulated Tanner crab (Chionoecetes bairdi) larvae in the eastern Bering Sea. Prog Oceanogr138: 475-485.</w:t>
      </w:r>
    </w:p>
    <w:p w14:paraId="373CBC8E" w14:textId="77777777" w:rsidR="00525AD2" w:rsidRPr="00EA435D" w:rsidRDefault="00525AD2" w:rsidP="00525AD2">
      <w:pPr>
        <w:spacing w:after="0" w:line="480" w:lineRule="auto"/>
        <w:ind w:left="720" w:right="288" w:hanging="720"/>
        <w:rPr>
          <w:rFonts w:ascii="Times New Roman" w:hAnsi="Times New Roman"/>
          <w:sz w:val="24"/>
          <w:szCs w:val="24"/>
        </w:rPr>
      </w:pPr>
      <w:r w:rsidRPr="00EA435D">
        <w:rPr>
          <w:rFonts w:ascii="Times New Roman" w:hAnsi="Times New Roman"/>
          <w:sz w:val="24"/>
          <w:szCs w:val="24"/>
        </w:rPr>
        <w:t>Rosenkranz GE (1998) Statistical modeling of Tanner crab recruitment in Bristol Bay, Alaska. M.S. Thesis. University of Alaska Fairbanks.</w:t>
      </w:r>
    </w:p>
    <w:p w14:paraId="301A62A3" w14:textId="77777777" w:rsidR="00525AD2" w:rsidRPr="00EA435D" w:rsidRDefault="00525AD2" w:rsidP="00525AD2">
      <w:pPr>
        <w:spacing w:after="0" w:line="480" w:lineRule="auto"/>
        <w:ind w:left="720" w:right="288" w:hanging="720"/>
        <w:rPr>
          <w:rFonts w:ascii="Times New Roman" w:hAnsi="Times New Roman"/>
          <w:sz w:val="24"/>
          <w:szCs w:val="24"/>
        </w:rPr>
      </w:pPr>
      <w:r w:rsidRPr="00EA435D">
        <w:rPr>
          <w:rFonts w:ascii="Times New Roman" w:hAnsi="Times New Roman"/>
          <w:sz w:val="24"/>
          <w:szCs w:val="24"/>
        </w:rPr>
        <w:t>Rosenkranz GE, Tyler AV, Kruse GH, Niebauer HJ (1998) Relationship between wind and year class strength of Tanner crabs in the southeastern Bering Sea. Alsk Fish Res Bull 5:18-24.</w:t>
      </w:r>
    </w:p>
    <w:p w14:paraId="7F46D2E4" w14:textId="77777777" w:rsidR="00525AD2" w:rsidRPr="00EA435D" w:rsidRDefault="00525AD2" w:rsidP="00525AD2">
      <w:pPr>
        <w:spacing w:after="0" w:line="480" w:lineRule="auto"/>
        <w:ind w:left="720" w:right="288" w:hanging="720"/>
        <w:rPr>
          <w:rFonts w:ascii="Times New Roman" w:hAnsi="Times New Roman"/>
          <w:sz w:val="24"/>
          <w:szCs w:val="24"/>
        </w:rPr>
      </w:pPr>
      <w:r w:rsidRPr="00EA435D">
        <w:rPr>
          <w:rFonts w:ascii="Times New Roman" w:hAnsi="Times New Roman"/>
          <w:sz w:val="24"/>
          <w:szCs w:val="24"/>
        </w:rPr>
        <w:t>Rosenkranz GE, Tyler AV, Kruse GH (2001) Effects of water temperature and wind on year-class success of Tanner crabs in Bristol Bay, Alaska. Fish Oceanogr</w:t>
      </w:r>
      <w:r w:rsidRPr="00EA435D">
        <w:rPr>
          <w:rFonts w:ascii="Times New Roman" w:hAnsi="Times New Roman"/>
          <w:i/>
          <w:sz w:val="24"/>
          <w:szCs w:val="24"/>
        </w:rPr>
        <w:t xml:space="preserve"> </w:t>
      </w:r>
      <w:r w:rsidRPr="00EA435D">
        <w:rPr>
          <w:rFonts w:ascii="Times New Roman" w:hAnsi="Times New Roman"/>
          <w:sz w:val="24"/>
          <w:szCs w:val="24"/>
        </w:rPr>
        <w:t>10:1-12.</w:t>
      </w:r>
    </w:p>
    <w:p w14:paraId="5B156033" w14:textId="4F9A425D" w:rsidR="00525AD2" w:rsidRPr="00EA435D" w:rsidRDefault="00525AD2" w:rsidP="00525AD2">
      <w:pPr>
        <w:spacing w:after="0" w:line="480" w:lineRule="auto"/>
        <w:ind w:left="720" w:right="288" w:hanging="720"/>
        <w:rPr>
          <w:rFonts w:ascii="Times New Roman" w:hAnsi="Times New Roman"/>
          <w:sz w:val="24"/>
          <w:szCs w:val="24"/>
        </w:rPr>
      </w:pPr>
      <w:r w:rsidRPr="00EA435D">
        <w:rPr>
          <w:rFonts w:ascii="Times New Roman" w:hAnsi="Times New Roman"/>
          <w:sz w:val="24"/>
          <w:szCs w:val="24"/>
        </w:rPr>
        <w:t>Rugolo L, Turnock J (2011) 2011 Stock assessment and fishery evaluation report for the Tanner crab fisheries of the Bering Sea and Aleutian Islands regions. In: Stock assessment and fishery evaluation report for the king and Tanner crab fisheries of the Bering Sea and Aleutian Islands regions, 2011 Crab SAFE. North Pacific Fishery Management Council, Anchorage, Alaska, p 285-354</w:t>
      </w:r>
    </w:p>
    <w:p w14:paraId="549181DA" w14:textId="77E0540A" w:rsidR="00525AD2" w:rsidRPr="00EA435D" w:rsidRDefault="00525AD2" w:rsidP="00525AD2">
      <w:pPr>
        <w:spacing w:after="0" w:line="480" w:lineRule="auto"/>
        <w:ind w:left="720" w:right="288" w:hanging="720"/>
        <w:rPr>
          <w:rFonts w:ascii="Times New Roman" w:hAnsi="Times New Roman"/>
          <w:sz w:val="24"/>
          <w:szCs w:val="24"/>
        </w:rPr>
      </w:pPr>
      <w:r w:rsidRPr="00EA435D">
        <w:rPr>
          <w:rFonts w:ascii="Times New Roman" w:hAnsi="Times New Roman"/>
          <w:sz w:val="24"/>
          <w:szCs w:val="24"/>
        </w:rPr>
        <w:t>Shields JD, Taylor DM, Sutton SG, O’Keefe PG, Ings DW, Pardy AL</w:t>
      </w:r>
      <w:r w:rsidR="00747F5E" w:rsidRPr="00EA435D">
        <w:rPr>
          <w:rFonts w:ascii="Times New Roman" w:hAnsi="Times New Roman"/>
          <w:sz w:val="24"/>
          <w:szCs w:val="24"/>
        </w:rPr>
        <w:t xml:space="preserve"> (</w:t>
      </w:r>
      <w:r w:rsidRPr="00EA435D">
        <w:rPr>
          <w:rFonts w:ascii="Times New Roman" w:hAnsi="Times New Roman"/>
          <w:sz w:val="24"/>
          <w:szCs w:val="24"/>
        </w:rPr>
        <w:t>2005</w:t>
      </w:r>
      <w:r w:rsidR="00747F5E" w:rsidRPr="00EA435D">
        <w:rPr>
          <w:rFonts w:ascii="Times New Roman" w:hAnsi="Times New Roman"/>
          <w:sz w:val="24"/>
          <w:szCs w:val="24"/>
        </w:rPr>
        <w:t>)</w:t>
      </w:r>
      <w:r w:rsidRPr="00EA435D">
        <w:rPr>
          <w:rFonts w:ascii="Times New Roman" w:hAnsi="Times New Roman"/>
          <w:sz w:val="24"/>
          <w:szCs w:val="24"/>
        </w:rPr>
        <w:t xml:space="preserve"> Epidemiology of bitter crab disease (</w:t>
      </w:r>
      <w:r w:rsidRPr="00EA435D">
        <w:rPr>
          <w:rFonts w:ascii="Times New Roman" w:hAnsi="Times New Roman"/>
          <w:i/>
          <w:sz w:val="24"/>
          <w:szCs w:val="24"/>
        </w:rPr>
        <w:t>Hematodinium sp.</w:t>
      </w:r>
      <w:r w:rsidRPr="00EA435D">
        <w:rPr>
          <w:rFonts w:ascii="Times New Roman" w:hAnsi="Times New Roman"/>
          <w:sz w:val="24"/>
          <w:szCs w:val="24"/>
        </w:rPr>
        <w:t xml:space="preserve">) in snow crabs </w:t>
      </w:r>
      <w:r w:rsidRPr="00EA435D">
        <w:rPr>
          <w:rFonts w:ascii="Times New Roman" w:hAnsi="Times New Roman"/>
          <w:i/>
          <w:sz w:val="24"/>
          <w:szCs w:val="24"/>
        </w:rPr>
        <w:t>Chionoecetes opilio</w:t>
      </w:r>
      <w:r w:rsidRPr="00EA435D">
        <w:rPr>
          <w:rFonts w:ascii="Times New Roman" w:hAnsi="Times New Roman"/>
          <w:sz w:val="24"/>
          <w:szCs w:val="24"/>
        </w:rPr>
        <w:t xml:space="preserve"> from Newfoundland, Canada. Diseases Aquat Org 64: 253-264</w:t>
      </w:r>
    </w:p>
    <w:p w14:paraId="6D2F5CC9" w14:textId="4945962A" w:rsidR="00525AD2" w:rsidRPr="00EA435D" w:rsidRDefault="00525AD2" w:rsidP="00525AD2">
      <w:pPr>
        <w:spacing w:after="0" w:line="480" w:lineRule="auto"/>
        <w:ind w:left="720" w:right="288" w:hanging="720"/>
        <w:rPr>
          <w:rFonts w:ascii="Times New Roman" w:hAnsi="Times New Roman"/>
          <w:sz w:val="24"/>
          <w:szCs w:val="24"/>
        </w:rPr>
      </w:pPr>
      <w:r w:rsidRPr="00EA435D">
        <w:rPr>
          <w:rFonts w:ascii="Times New Roman" w:hAnsi="Times New Roman"/>
          <w:sz w:val="24"/>
          <w:szCs w:val="24"/>
        </w:rPr>
        <w:t>Shields JD, Taylor DM, O’Keefe PG, Colbourne E and Hynick E</w:t>
      </w:r>
      <w:r w:rsidR="00747F5E" w:rsidRPr="00EA435D">
        <w:rPr>
          <w:rFonts w:ascii="Times New Roman" w:hAnsi="Times New Roman"/>
          <w:sz w:val="24"/>
          <w:szCs w:val="24"/>
        </w:rPr>
        <w:t xml:space="preserve"> (</w:t>
      </w:r>
      <w:r w:rsidRPr="00EA435D">
        <w:rPr>
          <w:rFonts w:ascii="Times New Roman" w:hAnsi="Times New Roman"/>
          <w:sz w:val="24"/>
          <w:szCs w:val="24"/>
        </w:rPr>
        <w:t>2007</w:t>
      </w:r>
      <w:r w:rsidR="00747F5E" w:rsidRPr="00EA435D">
        <w:rPr>
          <w:rFonts w:ascii="Times New Roman" w:hAnsi="Times New Roman"/>
          <w:sz w:val="24"/>
          <w:szCs w:val="24"/>
        </w:rPr>
        <w:t>)</w:t>
      </w:r>
      <w:r w:rsidRPr="00EA435D">
        <w:rPr>
          <w:rFonts w:ascii="Times New Roman" w:hAnsi="Times New Roman"/>
          <w:sz w:val="24"/>
          <w:szCs w:val="24"/>
        </w:rPr>
        <w:t xml:space="preserve"> Epidemiological determinants in outbreaks of bitter crab disease (</w:t>
      </w:r>
      <w:r w:rsidRPr="00EA435D">
        <w:rPr>
          <w:rFonts w:ascii="Times New Roman" w:hAnsi="Times New Roman"/>
          <w:i/>
          <w:sz w:val="24"/>
          <w:szCs w:val="24"/>
        </w:rPr>
        <w:t>Hematodinium sp.</w:t>
      </w:r>
      <w:r w:rsidRPr="00EA435D">
        <w:rPr>
          <w:rFonts w:ascii="Times New Roman" w:hAnsi="Times New Roman"/>
          <w:sz w:val="24"/>
          <w:szCs w:val="24"/>
        </w:rPr>
        <w:t xml:space="preserve">) in snow crabs </w:t>
      </w:r>
      <w:r w:rsidRPr="00EA435D">
        <w:rPr>
          <w:rFonts w:ascii="Times New Roman" w:hAnsi="Times New Roman"/>
          <w:i/>
          <w:sz w:val="24"/>
          <w:szCs w:val="24"/>
        </w:rPr>
        <w:lastRenderedPageBreak/>
        <w:t>Chionoecetes opilio</w:t>
      </w:r>
      <w:r w:rsidRPr="00EA435D">
        <w:rPr>
          <w:rFonts w:ascii="Times New Roman" w:hAnsi="Times New Roman"/>
          <w:sz w:val="24"/>
          <w:szCs w:val="24"/>
        </w:rPr>
        <w:t xml:space="preserve"> from Conception Bay, Newfoundland, Canada. </w:t>
      </w:r>
      <w:r w:rsidR="00D13C10" w:rsidRPr="00EA435D">
        <w:rPr>
          <w:rFonts w:ascii="Times New Roman" w:hAnsi="Times New Roman"/>
          <w:sz w:val="24"/>
          <w:szCs w:val="24"/>
        </w:rPr>
        <w:t xml:space="preserve">Diseases Aquat Org </w:t>
      </w:r>
      <w:r w:rsidRPr="00EA435D">
        <w:rPr>
          <w:rFonts w:ascii="Times New Roman" w:hAnsi="Times New Roman"/>
          <w:sz w:val="24"/>
          <w:szCs w:val="24"/>
        </w:rPr>
        <w:t>77: 61-72</w:t>
      </w:r>
    </w:p>
    <w:p w14:paraId="4D078DFE" w14:textId="1938DA18" w:rsidR="00525AD2" w:rsidRPr="00EA435D" w:rsidRDefault="00525AD2" w:rsidP="00525AD2">
      <w:pPr>
        <w:spacing w:after="0" w:line="480" w:lineRule="auto"/>
        <w:ind w:left="720" w:right="288" w:hanging="720"/>
        <w:rPr>
          <w:rFonts w:ascii="Times New Roman" w:hAnsi="Times New Roman"/>
          <w:sz w:val="24"/>
          <w:szCs w:val="24"/>
        </w:rPr>
      </w:pPr>
      <w:r w:rsidRPr="00EA435D">
        <w:rPr>
          <w:rFonts w:ascii="Times New Roman" w:hAnsi="Times New Roman"/>
          <w:sz w:val="24"/>
          <w:szCs w:val="24"/>
        </w:rPr>
        <w:t>Siddon CE, Witman JD (2004) Behavioral indirect interactions: multiple predator effects and prey switching in the rocky subtidal. Ecology 85:</w:t>
      </w:r>
      <w:r w:rsidR="00D13C10" w:rsidRPr="00EA435D">
        <w:rPr>
          <w:rFonts w:ascii="Times New Roman" w:hAnsi="Times New Roman"/>
          <w:sz w:val="24"/>
          <w:szCs w:val="24"/>
        </w:rPr>
        <w:t xml:space="preserve"> </w:t>
      </w:r>
      <w:r w:rsidRPr="00EA435D">
        <w:rPr>
          <w:rFonts w:ascii="Times New Roman" w:hAnsi="Times New Roman"/>
          <w:sz w:val="24"/>
          <w:szCs w:val="24"/>
        </w:rPr>
        <w:t>2938-2945</w:t>
      </w:r>
    </w:p>
    <w:p w14:paraId="35DF3698" w14:textId="0B47AF46" w:rsidR="00525AD2" w:rsidRPr="00EA435D" w:rsidRDefault="00525AD2" w:rsidP="00525AD2">
      <w:pPr>
        <w:spacing w:after="0" w:line="480" w:lineRule="auto"/>
        <w:ind w:left="720" w:right="288" w:hanging="720"/>
        <w:rPr>
          <w:rFonts w:ascii="Times New Roman" w:hAnsi="Times New Roman"/>
          <w:sz w:val="24"/>
          <w:szCs w:val="24"/>
        </w:rPr>
      </w:pPr>
      <w:r w:rsidRPr="00EA435D">
        <w:rPr>
          <w:rFonts w:ascii="Times New Roman" w:hAnsi="Times New Roman"/>
          <w:sz w:val="24"/>
          <w:szCs w:val="24"/>
        </w:rPr>
        <w:t>Smith SL, Vidal J</w:t>
      </w:r>
      <w:r w:rsidR="00747F5E" w:rsidRPr="00EA435D">
        <w:rPr>
          <w:rFonts w:ascii="Times New Roman" w:hAnsi="Times New Roman"/>
          <w:sz w:val="24"/>
          <w:szCs w:val="24"/>
        </w:rPr>
        <w:t xml:space="preserve"> (</w:t>
      </w:r>
      <w:r w:rsidRPr="00EA435D">
        <w:rPr>
          <w:rFonts w:ascii="Times New Roman" w:hAnsi="Times New Roman"/>
          <w:sz w:val="24"/>
          <w:szCs w:val="24"/>
        </w:rPr>
        <w:t>1984</w:t>
      </w:r>
      <w:r w:rsidR="00747F5E" w:rsidRPr="00EA435D">
        <w:rPr>
          <w:rFonts w:ascii="Times New Roman" w:hAnsi="Times New Roman"/>
          <w:sz w:val="24"/>
          <w:szCs w:val="24"/>
        </w:rPr>
        <w:t>)</w:t>
      </w:r>
      <w:r w:rsidRPr="00EA435D">
        <w:rPr>
          <w:rFonts w:ascii="Times New Roman" w:hAnsi="Times New Roman"/>
          <w:sz w:val="24"/>
          <w:szCs w:val="24"/>
        </w:rPr>
        <w:t xml:space="preserve"> Spatial and temporal effects of salinity, temperature, and chlorophyll on the communities of zooplankton in the southeastern Bering Sea</w:t>
      </w:r>
      <w:r w:rsidR="00D13C10" w:rsidRPr="00EA435D">
        <w:rPr>
          <w:rFonts w:ascii="Times New Roman" w:hAnsi="Times New Roman"/>
          <w:sz w:val="24"/>
          <w:szCs w:val="24"/>
        </w:rPr>
        <w:t>.</w:t>
      </w:r>
      <w:r w:rsidRPr="00EA435D">
        <w:rPr>
          <w:rFonts w:ascii="Times New Roman" w:hAnsi="Times New Roman"/>
          <w:sz w:val="24"/>
          <w:szCs w:val="24"/>
        </w:rPr>
        <w:t xml:space="preserve"> J</w:t>
      </w:r>
      <w:r w:rsidR="00D13C10" w:rsidRPr="00EA435D">
        <w:rPr>
          <w:rFonts w:ascii="Times New Roman" w:hAnsi="Times New Roman"/>
          <w:sz w:val="24"/>
          <w:szCs w:val="24"/>
        </w:rPr>
        <w:t xml:space="preserve"> </w:t>
      </w:r>
      <w:r w:rsidRPr="00EA435D">
        <w:rPr>
          <w:rFonts w:ascii="Times New Roman" w:hAnsi="Times New Roman"/>
          <w:sz w:val="24"/>
          <w:szCs w:val="24"/>
        </w:rPr>
        <w:t>Mar</w:t>
      </w:r>
      <w:r w:rsidR="00D13C10" w:rsidRPr="00EA435D">
        <w:rPr>
          <w:rFonts w:ascii="Times New Roman" w:hAnsi="Times New Roman"/>
          <w:sz w:val="24"/>
          <w:szCs w:val="24"/>
        </w:rPr>
        <w:t xml:space="preserve"> </w:t>
      </w:r>
      <w:r w:rsidRPr="00EA435D">
        <w:rPr>
          <w:rFonts w:ascii="Times New Roman" w:hAnsi="Times New Roman"/>
          <w:sz w:val="24"/>
          <w:szCs w:val="24"/>
        </w:rPr>
        <w:t>Res 42: 221-257</w:t>
      </w:r>
    </w:p>
    <w:p w14:paraId="4F3E3F95" w14:textId="50BE1348" w:rsidR="00525AD2" w:rsidRPr="00EA435D" w:rsidRDefault="00525AD2" w:rsidP="00525AD2">
      <w:pPr>
        <w:spacing w:after="0" w:line="480" w:lineRule="auto"/>
        <w:ind w:left="720" w:right="288" w:hanging="720"/>
        <w:rPr>
          <w:rFonts w:ascii="Times New Roman" w:hAnsi="Times New Roman"/>
          <w:sz w:val="24"/>
          <w:szCs w:val="24"/>
        </w:rPr>
      </w:pPr>
      <w:r w:rsidRPr="00EA435D">
        <w:rPr>
          <w:rFonts w:ascii="Times New Roman" w:hAnsi="Times New Roman"/>
          <w:sz w:val="24"/>
          <w:szCs w:val="24"/>
        </w:rPr>
        <w:t>Somerton DA, Otto RS</w:t>
      </w:r>
      <w:r w:rsidR="00747F5E" w:rsidRPr="00EA435D">
        <w:rPr>
          <w:rFonts w:ascii="Times New Roman" w:hAnsi="Times New Roman"/>
          <w:sz w:val="24"/>
          <w:szCs w:val="24"/>
        </w:rPr>
        <w:t xml:space="preserve"> (</w:t>
      </w:r>
      <w:r w:rsidRPr="00EA435D">
        <w:rPr>
          <w:rFonts w:ascii="Times New Roman" w:hAnsi="Times New Roman"/>
          <w:sz w:val="24"/>
          <w:szCs w:val="24"/>
        </w:rPr>
        <w:t>1999</w:t>
      </w:r>
      <w:r w:rsidR="00747F5E" w:rsidRPr="00EA435D">
        <w:rPr>
          <w:rFonts w:ascii="Times New Roman" w:hAnsi="Times New Roman"/>
          <w:sz w:val="24"/>
          <w:szCs w:val="24"/>
        </w:rPr>
        <w:t>)</w:t>
      </w:r>
      <w:r w:rsidRPr="00EA435D">
        <w:rPr>
          <w:rFonts w:ascii="Times New Roman" w:hAnsi="Times New Roman"/>
          <w:sz w:val="24"/>
          <w:szCs w:val="24"/>
        </w:rPr>
        <w:t xml:space="preserve"> Net efficiency of a survey trawl for snow crab Chionoecetes opilio, and Tanner crab, </w:t>
      </w:r>
      <w:r w:rsidRPr="00EA435D">
        <w:rPr>
          <w:rFonts w:ascii="Times New Roman" w:hAnsi="Times New Roman"/>
          <w:i/>
          <w:sz w:val="24"/>
          <w:szCs w:val="24"/>
        </w:rPr>
        <w:t>C. bairdi</w:t>
      </w:r>
      <w:r w:rsidR="00D13C10" w:rsidRPr="00EA435D">
        <w:rPr>
          <w:rFonts w:ascii="Times New Roman" w:hAnsi="Times New Roman"/>
          <w:sz w:val="24"/>
          <w:szCs w:val="24"/>
        </w:rPr>
        <w:t xml:space="preserve">. </w:t>
      </w:r>
      <w:r w:rsidRPr="00EA435D">
        <w:rPr>
          <w:rFonts w:ascii="Times New Roman" w:hAnsi="Times New Roman"/>
          <w:sz w:val="24"/>
          <w:szCs w:val="24"/>
        </w:rPr>
        <w:t>Fish Bull 97: 617-625</w:t>
      </w:r>
    </w:p>
    <w:p w14:paraId="221A1338" w14:textId="1B048DBF" w:rsidR="00525AD2" w:rsidRPr="00EA435D" w:rsidRDefault="00525AD2" w:rsidP="00525AD2">
      <w:pPr>
        <w:spacing w:after="0" w:line="480" w:lineRule="auto"/>
        <w:ind w:left="720" w:right="288" w:hanging="720"/>
        <w:rPr>
          <w:rFonts w:ascii="Times New Roman" w:hAnsi="Times New Roman"/>
          <w:sz w:val="24"/>
          <w:szCs w:val="24"/>
        </w:rPr>
      </w:pPr>
      <w:r w:rsidRPr="00EA435D">
        <w:rPr>
          <w:rFonts w:ascii="Times New Roman" w:hAnsi="Times New Roman"/>
          <w:sz w:val="24"/>
          <w:szCs w:val="24"/>
        </w:rPr>
        <w:t>Spencer PD (2008) Density-independent and density-dependent factors affecting temporal changes in spatial distributions of eastern Bering Sea flatfish. Fish Oceanogr 17: 396-410</w:t>
      </w:r>
    </w:p>
    <w:p w14:paraId="5D6007E2" w14:textId="60967A74" w:rsidR="00525AD2" w:rsidRPr="00EA435D" w:rsidRDefault="00525AD2" w:rsidP="00525AD2">
      <w:pPr>
        <w:spacing w:after="0" w:line="480" w:lineRule="auto"/>
        <w:ind w:left="720" w:right="288" w:hanging="720"/>
        <w:rPr>
          <w:rFonts w:ascii="Times New Roman" w:hAnsi="Times New Roman"/>
          <w:sz w:val="24"/>
          <w:szCs w:val="24"/>
        </w:rPr>
      </w:pPr>
      <w:r w:rsidRPr="00EA435D">
        <w:rPr>
          <w:rFonts w:ascii="Times New Roman" w:hAnsi="Times New Roman"/>
          <w:sz w:val="24"/>
          <w:szCs w:val="24"/>
        </w:rPr>
        <w:t>Stabeno PJ, Bond NA, Kachel NB, Salo SA, Schumacher JD</w:t>
      </w:r>
      <w:r w:rsidR="00182691">
        <w:rPr>
          <w:rFonts w:ascii="Times New Roman" w:hAnsi="Times New Roman"/>
          <w:sz w:val="24"/>
          <w:szCs w:val="24"/>
        </w:rPr>
        <w:t xml:space="preserve"> (</w:t>
      </w:r>
      <w:r w:rsidRPr="00EA435D">
        <w:rPr>
          <w:rFonts w:ascii="Times New Roman" w:hAnsi="Times New Roman"/>
          <w:sz w:val="24"/>
          <w:szCs w:val="24"/>
        </w:rPr>
        <w:t>2001</w:t>
      </w:r>
      <w:r w:rsidR="00182691">
        <w:rPr>
          <w:rFonts w:ascii="Times New Roman" w:hAnsi="Times New Roman"/>
          <w:sz w:val="24"/>
          <w:szCs w:val="24"/>
        </w:rPr>
        <w:t>)</w:t>
      </w:r>
      <w:r w:rsidRPr="00EA435D">
        <w:rPr>
          <w:rFonts w:ascii="Times New Roman" w:hAnsi="Times New Roman"/>
          <w:sz w:val="24"/>
          <w:szCs w:val="24"/>
        </w:rPr>
        <w:t xml:space="preserve"> On the temporal variability of the physical environment over the south-eastern Bering Sea. Fish</w:t>
      </w:r>
      <w:r w:rsidR="00747F5E" w:rsidRPr="00EA435D">
        <w:rPr>
          <w:rFonts w:ascii="Times New Roman" w:hAnsi="Times New Roman"/>
          <w:sz w:val="24"/>
          <w:szCs w:val="24"/>
        </w:rPr>
        <w:t xml:space="preserve"> </w:t>
      </w:r>
      <w:r w:rsidRPr="00EA435D">
        <w:rPr>
          <w:rFonts w:ascii="Times New Roman" w:hAnsi="Times New Roman"/>
          <w:sz w:val="24"/>
          <w:szCs w:val="24"/>
        </w:rPr>
        <w:t>Oceanogr</w:t>
      </w:r>
      <w:r w:rsidR="00747F5E" w:rsidRPr="00EA435D">
        <w:rPr>
          <w:rFonts w:ascii="Times New Roman" w:hAnsi="Times New Roman"/>
          <w:sz w:val="24"/>
          <w:szCs w:val="24"/>
        </w:rPr>
        <w:t xml:space="preserve"> </w:t>
      </w:r>
      <w:r w:rsidRPr="00EA435D">
        <w:rPr>
          <w:rFonts w:ascii="Times New Roman" w:hAnsi="Times New Roman"/>
          <w:sz w:val="24"/>
          <w:szCs w:val="24"/>
        </w:rPr>
        <w:t>10: 81-98</w:t>
      </w:r>
    </w:p>
    <w:p w14:paraId="481B6050" w14:textId="11C6A327" w:rsidR="00525AD2" w:rsidRPr="00EA435D" w:rsidRDefault="00525AD2" w:rsidP="00525AD2">
      <w:pPr>
        <w:spacing w:after="0" w:line="480" w:lineRule="auto"/>
        <w:ind w:left="720" w:right="288" w:hanging="720"/>
        <w:rPr>
          <w:rFonts w:ascii="Times New Roman" w:hAnsi="Times New Roman"/>
          <w:sz w:val="24"/>
          <w:szCs w:val="24"/>
        </w:rPr>
      </w:pPr>
      <w:r w:rsidRPr="00EA435D">
        <w:rPr>
          <w:rFonts w:ascii="Times New Roman" w:hAnsi="Times New Roman"/>
          <w:sz w:val="24"/>
          <w:szCs w:val="24"/>
        </w:rPr>
        <w:t xml:space="preserve">Stevens BG, Haaga JA, Donaldson WE (1994) Aggregative mating of Tanner crabs, </w:t>
      </w:r>
      <w:r w:rsidRPr="00EA435D">
        <w:rPr>
          <w:rFonts w:ascii="Times New Roman" w:hAnsi="Times New Roman"/>
          <w:i/>
          <w:sz w:val="24"/>
          <w:szCs w:val="24"/>
        </w:rPr>
        <w:t>Chionoecetes bairdi</w:t>
      </w:r>
      <w:r w:rsidRPr="00EA435D">
        <w:rPr>
          <w:rFonts w:ascii="Times New Roman" w:hAnsi="Times New Roman"/>
          <w:sz w:val="24"/>
          <w:szCs w:val="24"/>
        </w:rPr>
        <w:t>. Can J Fish Aquat Sci 51:</w:t>
      </w:r>
      <w:r w:rsidR="00D13C10" w:rsidRPr="00EA435D">
        <w:rPr>
          <w:rFonts w:ascii="Times New Roman" w:hAnsi="Times New Roman"/>
          <w:sz w:val="24"/>
          <w:szCs w:val="24"/>
        </w:rPr>
        <w:t xml:space="preserve"> </w:t>
      </w:r>
      <w:r w:rsidRPr="00EA435D">
        <w:rPr>
          <w:rFonts w:ascii="Times New Roman" w:hAnsi="Times New Roman"/>
          <w:sz w:val="24"/>
          <w:szCs w:val="24"/>
        </w:rPr>
        <w:t>1273-1280</w:t>
      </w:r>
    </w:p>
    <w:p w14:paraId="5D4AB687" w14:textId="51E8EDE2" w:rsidR="00525AD2" w:rsidRPr="00EA435D" w:rsidRDefault="00525AD2" w:rsidP="00525AD2">
      <w:pPr>
        <w:pStyle w:val="Default"/>
        <w:spacing w:line="480" w:lineRule="auto"/>
        <w:ind w:left="720" w:hanging="720"/>
        <w:rPr>
          <w:rFonts w:ascii="Times New Roman" w:hAnsi="Times New Roman"/>
        </w:rPr>
      </w:pPr>
      <w:r w:rsidRPr="00EA435D">
        <w:rPr>
          <w:rFonts w:ascii="Times New Roman" w:hAnsi="Times New Roman" w:cs="Times New Roman"/>
          <w:color w:val="auto"/>
        </w:rPr>
        <w:t>Stockhausen, WT (202</w:t>
      </w:r>
      <w:r w:rsidR="005C622A" w:rsidRPr="00EA435D">
        <w:rPr>
          <w:rFonts w:ascii="Times New Roman" w:hAnsi="Times New Roman" w:cs="Times New Roman"/>
          <w:color w:val="auto"/>
        </w:rPr>
        <w:t>3</w:t>
      </w:r>
      <w:r w:rsidRPr="00EA435D">
        <w:rPr>
          <w:rFonts w:ascii="Times New Roman" w:hAnsi="Times New Roman" w:cs="Times New Roman"/>
          <w:color w:val="auto"/>
        </w:rPr>
        <w:t>) 202</w:t>
      </w:r>
      <w:r w:rsidR="005C622A" w:rsidRPr="00EA435D">
        <w:rPr>
          <w:rFonts w:ascii="Times New Roman" w:hAnsi="Times New Roman" w:cs="Times New Roman"/>
          <w:color w:val="auto"/>
        </w:rPr>
        <w:t>3</w:t>
      </w:r>
      <w:r w:rsidRPr="00EA435D">
        <w:rPr>
          <w:rFonts w:ascii="Times New Roman" w:hAnsi="Times New Roman" w:cs="Times New Roman"/>
          <w:color w:val="auto"/>
        </w:rPr>
        <w:t xml:space="preserve"> Stock assessment and fishery evaluation report for the Tanner crab fisheries of the Bering Sea and Aleutian Islands regions. In: Stock assessment and fishery evaluation report for the king and Tanner crab fisheries of the Bering Sea and Aleutian Islands Regions, 202</w:t>
      </w:r>
      <w:r w:rsidR="005C622A" w:rsidRPr="00EA435D">
        <w:rPr>
          <w:rFonts w:ascii="Times New Roman" w:hAnsi="Times New Roman" w:cs="Times New Roman"/>
          <w:color w:val="auto"/>
        </w:rPr>
        <w:t>3</w:t>
      </w:r>
      <w:r w:rsidRPr="00EA435D">
        <w:rPr>
          <w:rFonts w:ascii="Times New Roman" w:hAnsi="Times New Roman" w:cs="Times New Roman"/>
          <w:color w:val="auto"/>
        </w:rPr>
        <w:t xml:space="preserve"> Final Crab SAFE. </w:t>
      </w:r>
      <w:r w:rsidRPr="00EA435D">
        <w:rPr>
          <w:rFonts w:ascii="Times New Roman" w:hAnsi="Times New Roman"/>
        </w:rPr>
        <w:t>North Pacific Fishery Management Council, Anchorage, Alaska.</w:t>
      </w:r>
    </w:p>
    <w:p w14:paraId="16492E3D" w14:textId="7AF7303F" w:rsidR="00525AD2" w:rsidRPr="00EA435D" w:rsidRDefault="00525AD2" w:rsidP="00525AD2">
      <w:pPr>
        <w:spacing w:after="0" w:line="480" w:lineRule="auto"/>
        <w:ind w:left="720" w:right="288" w:hanging="720"/>
        <w:rPr>
          <w:rFonts w:ascii="Times New Roman" w:hAnsi="Times New Roman"/>
          <w:sz w:val="24"/>
          <w:szCs w:val="24"/>
        </w:rPr>
      </w:pPr>
      <w:r w:rsidRPr="00EA435D">
        <w:rPr>
          <w:rFonts w:ascii="Times New Roman" w:hAnsi="Times New Roman"/>
          <w:sz w:val="24"/>
          <w:szCs w:val="24"/>
        </w:rPr>
        <w:lastRenderedPageBreak/>
        <w:t>Swiney KM (2008) Egg extrusion, embryo development, timing and duration of eclosion, and incubation period of primiparous and multiparous Tanner crabs (</w:t>
      </w:r>
      <w:r w:rsidRPr="00EA435D">
        <w:rPr>
          <w:rFonts w:ascii="Times New Roman" w:hAnsi="Times New Roman"/>
          <w:i/>
          <w:sz w:val="24"/>
          <w:szCs w:val="24"/>
        </w:rPr>
        <w:t>Chionoecetes bairdi</w:t>
      </w:r>
      <w:r w:rsidRPr="00EA435D">
        <w:rPr>
          <w:rFonts w:ascii="Times New Roman" w:hAnsi="Times New Roman"/>
          <w:sz w:val="24"/>
          <w:szCs w:val="24"/>
        </w:rPr>
        <w:t>). J Crustac Biol</w:t>
      </w:r>
      <w:r w:rsidR="00D13C10" w:rsidRPr="00EA435D">
        <w:rPr>
          <w:rFonts w:ascii="Times New Roman" w:hAnsi="Times New Roman"/>
          <w:sz w:val="24"/>
          <w:szCs w:val="24"/>
        </w:rPr>
        <w:t xml:space="preserve"> </w:t>
      </w:r>
      <w:r w:rsidRPr="00EA435D">
        <w:rPr>
          <w:rFonts w:ascii="Times New Roman" w:hAnsi="Times New Roman"/>
          <w:sz w:val="24"/>
          <w:szCs w:val="24"/>
        </w:rPr>
        <w:t>28: 334-341</w:t>
      </w:r>
    </w:p>
    <w:p w14:paraId="151BE840" w14:textId="70DB0D18" w:rsidR="004607D4" w:rsidRPr="00EA435D" w:rsidRDefault="004607D4" w:rsidP="00525AD2">
      <w:pPr>
        <w:pStyle w:val="Default"/>
        <w:spacing w:line="480" w:lineRule="auto"/>
        <w:ind w:left="720" w:hanging="720"/>
        <w:rPr>
          <w:rFonts w:ascii="Times New Roman" w:hAnsi="Times New Roman"/>
        </w:rPr>
      </w:pPr>
      <w:r w:rsidRPr="00EA435D">
        <w:rPr>
          <w:rFonts w:ascii="Times New Roman" w:hAnsi="Times New Roman"/>
        </w:rPr>
        <w:t>Szuwalski C, Cheng W, Foy R, Hermann AJ, Hollowed A, Holsman K, Lee J, Stockhausen W, Zheng J (2021) Climate change and the future productivity and distribution of crab in the Bering Sea. ICES J Mar Sci 78: 502-515.</w:t>
      </w:r>
    </w:p>
    <w:p w14:paraId="0B6EB51A" w14:textId="7A3E99E7" w:rsidR="00525AD2" w:rsidRPr="00EA435D" w:rsidRDefault="00525AD2" w:rsidP="00525AD2">
      <w:pPr>
        <w:pStyle w:val="Default"/>
        <w:spacing w:line="480" w:lineRule="auto"/>
        <w:ind w:left="720" w:hanging="720"/>
        <w:rPr>
          <w:rFonts w:ascii="Times New Roman" w:hAnsi="Times New Roman"/>
        </w:rPr>
      </w:pPr>
      <w:r w:rsidRPr="00EA435D">
        <w:rPr>
          <w:rFonts w:ascii="Times New Roman" w:hAnsi="Times New Roman"/>
        </w:rPr>
        <w:t>Thompson DWJ and Wallace JM</w:t>
      </w:r>
      <w:r w:rsidR="00747F5E" w:rsidRPr="00EA435D">
        <w:rPr>
          <w:rFonts w:ascii="Times New Roman" w:hAnsi="Times New Roman"/>
        </w:rPr>
        <w:t xml:space="preserve"> (</w:t>
      </w:r>
      <w:r w:rsidRPr="00EA435D">
        <w:rPr>
          <w:rFonts w:ascii="Times New Roman" w:hAnsi="Times New Roman"/>
        </w:rPr>
        <w:t>1998</w:t>
      </w:r>
      <w:r w:rsidR="00747F5E" w:rsidRPr="00EA435D">
        <w:rPr>
          <w:rFonts w:ascii="Times New Roman" w:hAnsi="Times New Roman"/>
        </w:rPr>
        <w:t>)</w:t>
      </w:r>
      <w:r w:rsidRPr="00EA435D">
        <w:rPr>
          <w:rFonts w:ascii="Times New Roman" w:hAnsi="Times New Roman"/>
        </w:rPr>
        <w:t xml:space="preserve"> The Arctic oscillation signature in the wintertime geopotential height and temperatu</w:t>
      </w:r>
      <w:r w:rsidR="00747F5E" w:rsidRPr="00EA435D">
        <w:rPr>
          <w:rFonts w:ascii="Times New Roman" w:hAnsi="Times New Roman"/>
        </w:rPr>
        <w:t>re</w:t>
      </w:r>
      <w:r w:rsidRPr="00EA435D">
        <w:rPr>
          <w:rFonts w:ascii="Times New Roman" w:hAnsi="Times New Roman"/>
        </w:rPr>
        <w:t xml:space="preserve"> fields. </w:t>
      </w:r>
      <w:r w:rsidR="00D13C10" w:rsidRPr="00EA435D">
        <w:rPr>
          <w:rFonts w:ascii="Times New Roman" w:hAnsi="Times New Roman"/>
        </w:rPr>
        <w:t xml:space="preserve">Geophys Res </w:t>
      </w:r>
      <w:r w:rsidRPr="00EA435D">
        <w:rPr>
          <w:rFonts w:ascii="Times New Roman" w:hAnsi="Times New Roman"/>
        </w:rPr>
        <w:t>Letters 25: 1297-1300</w:t>
      </w:r>
    </w:p>
    <w:p w14:paraId="31265D72" w14:textId="7876B6CF" w:rsidR="00525AD2" w:rsidRPr="00EA435D" w:rsidRDefault="00525AD2" w:rsidP="00525AD2">
      <w:pPr>
        <w:spacing w:after="0" w:line="480" w:lineRule="auto"/>
        <w:ind w:left="720" w:right="288" w:hanging="720"/>
        <w:rPr>
          <w:rFonts w:ascii="Times New Roman" w:hAnsi="Times New Roman"/>
          <w:sz w:val="24"/>
          <w:szCs w:val="24"/>
        </w:rPr>
      </w:pPr>
      <w:r w:rsidRPr="00EA435D">
        <w:rPr>
          <w:rFonts w:ascii="Times New Roman" w:hAnsi="Times New Roman"/>
          <w:sz w:val="24"/>
          <w:szCs w:val="24"/>
        </w:rPr>
        <w:t>Thompson GG, Thorson JT</w:t>
      </w:r>
      <w:r w:rsidR="00747F5E" w:rsidRPr="00EA435D">
        <w:rPr>
          <w:rFonts w:ascii="Times New Roman" w:hAnsi="Times New Roman"/>
          <w:sz w:val="24"/>
          <w:szCs w:val="24"/>
        </w:rPr>
        <w:t xml:space="preserve"> (</w:t>
      </w:r>
      <w:r w:rsidRPr="00EA435D">
        <w:rPr>
          <w:rFonts w:ascii="Times New Roman" w:hAnsi="Times New Roman"/>
          <w:sz w:val="24"/>
          <w:szCs w:val="24"/>
        </w:rPr>
        <w:t>2019</w:t>
      </w:r>
      <w:r w:rsidR="00747F5E" w:rsidRPr="00EA435D">
        <w:rPr>
          <w:rFonts w:ascii="Times New Roman" w:hAnsi="Times New Roman"/>
          <w:sz w:val="24"/>
          <w:szCs w:val="24"/>
        </w:rPr>
        <w:t xml:space="preserve">) </w:t>
      </w:r>
      <w:r w:rsidRPr="00EA435D">
        <w:rPr>
          <w:rFonts w:ascii="Times New Roman" w:hAnsi="Times New Roman"/>
          <w:sz w:val="24"/>
          <w:szCs w:val="24"/>
        </w:rPr>
        <w:t>Assessment of the Pacific cod stock in the eastern Bering Sea. NPFMC Bering Sea and Aleutian Islands SAFE. North Pacific Fishery Management Council, Anchorage, Alaska. 271p.</w:t>
      </w:r>
    </w:p>
    <w:p w14:paraId="27DB9E54" w14:textId="2FAD442A" w:rsidR="00525AD2" w:rsidRPr="00EA435D" w:rsidRDefault="00525AD2" w:rsidP="00525AD2">
      <w:pPr>
        <w:spacing w:after="0" w:line="480" w:lineRule="auto"/>
        <w:ind w:left="720" w:right="288" w:hanging="720"/>
        <w:rPr>
          <w:rFonts w:ascii="Times New Roman" w:hAnsi="Times New Roman"/>
          <w:sz w:val="24"/>
          <w:szCs w:val="24"/>
        </w:rPr>
      </w:pPr>
      <w:r w:rsidRPr="00EA435D">
        <w:rPr>
          <w:rFonts w:ascii="Times New Roman" w:hAnsi="Times New Roman"/>
          <w:sz w:val="24"/>
          <w:szCs w:val="24"/>
        </w:rPr>
        <w:t>Thorson JT, Arimitsu MA, Barnett LAK, Cheng W, Eisner LB, Haynie AC, Hermann AJ, Holsman K, Kimmel DG, Lomas MW, Richar J, Siddon EC</w:t>
      </w:r>
      <w:r w:rsidR="00747F5E" w:rsidRPr="00EA435D">
        <w:rPr>
          <w:rFonts w:ascii="Times New Roman" w:hAnsi="Times New Roman"/>
          <w:sz w:val="24"/>
          <w:szCs w:val="24"/>
        </w:rPr>
        <w:t xml:space="preserve"> (</w:t>
      </w:r>
      <w:r w:rsidRPr="00EA435D">
        <w:rPr>
          <w:rFonts w:ascii="Times New Roman" w:hAnsi="Times New Roman"/>
          <w:sz w:val="24"/>
          <w:szCs w:val="24"/>
        </w:rPr>
        <w:t>2021</w:t>
      </w:r>
      <w:r w:rsidR="00747F5E" w:rsidRPr="00EA435D">
        <w:rPr>
          <w:rFonts w:ascii="Times New Roman" w:hAnsi="Times New Roman"/>
          <w:sz w:val="24"/>
          <w:szCs w:val="24"/>
        </w:rPr>
        <w:t>)</w:t>
      </w:r>
      <w:r w:rsidRPr="00EA435D">
        <w:rPr>
          <w:rFonts w:ascii="Times New Roman" w:hAnsi="Times New Roman"/>
          <w:sz w:val="24"/>
          <w:szCs w:val="24"/>
        </w:rPr>
        <w:t xml:space="preserve"> Forecasting community reassembly using climate-linked spatio-temporal ecosystem models. Ecography 44: 612-625</w:t>
      </w:r>
    </w:p>
    <w:p w14:paraId="2F55D409" w14:textId="0E7031F9" w:rsidR="00525AD2" w:rsidRPr="00EA435D" w:rsidRDefault="00525AD2" w:rsidP="00525AD2">
      <w:pPr>
        <w:spacing w:after="0" w:line="480" w:lineRule="auto"/>
        <w:ind w:left="720" w:right="288" w:hanging="720"/>
        <w:rPr>
          <w:rFonts w:ascii="Times New Roman" w:hAnsi="Times New Roman"/>
          <w:sz w:val="24"/>
          <w:szCs w:val="24"/>
        </w:rPr>
      </w:pPr>
      <w:r w:rsidRPr="00EA435D">
        <w:rPr>
          <w:rFonts w:ascii="Times New Roman" w:hAnsi="Times New Roman"/>
          <w:sz w:val="24"/>
          <w:szCs w:val="24"/>
        </w:rPr>
        <w:t xml:space="preserve">Tyler AV, Kruse GH (1997) Modeling workshop on year-class strength of Tanner crab, </w:t>
      </w:r>
      <w:r w:rsidRPr="00EA435D">
        <w:rPr>
          <w:rFonts w:ascii="Times New Roman" w:hAnsi="Times New Roman"/>
          <w:i/>
          <w:sz w:val="24"/>
          <w:szCs w:val="24"/>
        </w:rPr>
        <w:t>Chionoecetes bairdi.</w:t>
      </w:r>
      <w:r w:rsidRPr="00EA435D">
        <w:rPr>
          <w:rFonts w:ascii="Times New Roman" w:hAnsi="Times New Roman"/>
          <w:sz w:val="24"/>
          <w:szCs w:val="24"/>
        </w:rPr>
        <w:t xml:space="preserve"> Alaska Department of Fish and Game. Regional Information Report No. 5J97-02, Juneau, Alaska</w:t>
      </w:r>
    </w:p>
    <w:p w14:paraId="39D936B7" w14:textId="29A2E80C" w:rsidR="00525AD2" w:rsidRDefault="00525AD2" w:rsidP="00525AD2">
      <w:pPr>
        <w:spacing w:after="0" w:line="480" w:lineRule="auto"/>
        <w:ind w:left="720" w:right="288" w:hanging="720"/>
        <w:rPr>
          <w:rFonts w:ascii="Times New Roman" w:hAnsi="Times New Roman" w:cs="Times New Roman"/>
          <w:noProof/>
          <w:sz w:val="24"/>
          <w:szCs w:val="24"/>
        </w:rPr>
      </w:pPr>
      <w:r w:rsidRPr="00EA435D">
        <w:rPr>
          <w:rFonts w:ascii="Times New Roman" w:hAnsi="Times New Roman" w:cs="Times New Roman"/>
          <w:noProof/>
          <w:sz w:val="24"/>
          <w:szCs w:val="24"/>
        </w:rPr>
        <w:t>Walsh</w:t>
      </w:r>
      <w:r w:rsidR="001A485E" w:rsidRPr="00EA435D">
        <w:rPr>
          <w:rFonts w:ascii="Times New Roman" w:hAnsi="Times New Roman" w:cs="Times New Roman"/>
          <w:noProof/>
          <w:sz w:val="24"/>
          <w:szCs w:val="24"/>
        </w:rPr>
        <w:t xml:space="preserve"> </w:t>
      </w:r>
      <w:r w:rsidRPr="00EA435D">
        <w:rPr>
          <w:rFonts w:ascii="Times New Roman" w:hAnsi="Times New Roman" w:cs="Times New Roman"/>
          <w:noProof/>
          <w:sz w:val="24"/>
          <w:szCs w:val="24"/>
        </w:rPr>
        <w:t>JE, Thoman</w:t>
      </w:r>
      <w:r w:rsidR="001A485E" w:rsidRPr="00EA435D">
        <w:rPr>
          <w:rFonts w:ascii="Times New Roman" w:hAnsi="Times New Roman" w:cs="Times New Roman"/>
          <w:noProof/>
          <w:sz w:val="24"/>
          <w:szCs w:val="24"/>
        </w:rPr>
        <w:t xml:space="preserve"> </w:t>
      </w:r>
      <w:r w:rsidRPr="00EA435D">
        <w:rPr>
          <w:rFonts w:ascii="Times New Roman" w:hAnsi="Times New Roman" w:cs="Times New Roman"/>
          <w:noProof/>
          <w:sz w:val="24"/>
          <w:szCs w:val="24"/>
        </w:rPr>
        <w:t>RL, Bhatt</w:t>
      </w:r>
      <w:r w:rsidR="001A485E" w:rsidRPr="00EA435D">
        <w:rPr>
          <w:rFonts w:ascii="Times New Roman" w:hAnsi="Times New Roman" w:cs="Times New Roman"/>
          <w:noProof/>
          <w:sz w:val="24"/>
          <w:szCs w:val="24"/>
        </w:rPr>
        <w:t xml:space="preserve"> </w:t>
      </w:r>
      <w:r w:rsidRPr="00EA435D">
        <w:rPr>
          <w:rFonts w:ascii="Times New Roman" w:hAnsi="Times New Roman" w:cs="Times New Roman"/>
          <w:noProof/>
          <w:sz w:val="24"/>
          <w:szCs w:val="24"/>
        </w:rPr>
        <w:t>US, Bieniek</w:t>
      </w:r>
      <w:r w:rsidR="001A485E" w:rsidRPr="00EA435D">
        <w:rPr>
          <w:rFonts w:ascii="Times New Roman" w:hAnsi="Times New Roman" w:cs="Times New Roman"/>
          <w:noProof/>
          <w:sz w:val="24"/>
          <w:szCs w:val="24"/>
        </w:rPr>
        <w:t xml:space="preserve"> </w:t>
      </w:r>
      <w:r w:rsidRPr="00EA435D">
        <w:rPr>
          <w:rFonts w:ascii="Times New Roman" w:hAnsi="Times New Roman" w:cs="Times New Roman"/>
          <w:noProof/>
          <w:sz w:val="24"/>
          <w:szCs w:val="24"/>
        </w:rPr>
        <w:t>PA, Brettschneider</w:t>
      </w:r>
      <w:r w:rsidR="001A485E" w:rsidRPr="00EA435D">
        <w:rPr>
          <w:rFonts w:ascii="Times New Roman" w:hAnsi="Times New Roman" w:cs="Times New Roman"/>
          <w:noProof/>
          <w:sz w:val="24"/>
          <w:szCs w:val="24"/>
        </w:rPr>
        <w:t xml:space="preserve"> </w:t>
      </w:r>
      <w:r w:rsidRPr="00EA435D">
        <w:rPr>
          <w:rFonts w:ascii="Times New Roman" w:hAnsi="Times New Roman" w:cs="Times New Roman"/>
          <w:noProof/>
          <w:sz w:val="24"/>
          <w:szCs w:val="24"/>
        </w:rPr>
        <w:t>B, Brubaker</w:t>
      </w:r>
      <w:r w:rsidR="001A485E" w:rsidRPr="00EA435D">
        <w:rPr>
          <w:rFonts w:ascii="Times New Roman" w:hAnsi="Times New Roman" w:cs="Times New Roman"/>
          <w:noProof/>
          <w:sz w:val="24"/>
          <w:szCs w:val="24"/>
        </w:rPr>
        <w:t xml:space="preserve"> </w:t>
      </w:r>
      <w:r w:rsidRPr="00EA435D">
        <w:rPr>
          <w:rFonts w:ascii="Times New Roman" w:hAnsi="Times New Roman" w:cs="Times New Roman"/>
          <w:noProof/>
          <w:sz w:val="24"/>
          <w:szCs w:val="24"/>
        </w:rPr>
        <w:t>M, Danielson</w:t>
      </w:r>
      <w:r w:rsidR="001A485E" w:rsidRPr="00EA435D">
        <w:rPr>
          <w:rFonts w:ascii="Times New Roman" w:hAnsi="Times New Roman" w:cs="Times New Roman"/>
          <w:noProof/>
          <w:sz w:val="24"/>
          <w:szCs w:val="24"/>
        </w:rPr>
        <w:t xml:space="preserve"> </w:t>
      </w:r>
      <w:r w:rsidRPr="00EA435D">
        <w:rPr>
          <w:rFonts w:ascii="Times New Roman" w:hAnsi="Times New Roman" w:cs="Times New Roman"/>
          <w:noProof/>
          <w:sz w:val="24"/>
          <w:szCs w:val="24"/>
        </w:rPr>
        <w:t>S, Lader</w:t>
      </w:r>
      <w:r w:rsidR="001A485E" w:rsidRPr="00EA435D">
        <w:rPr>
          <w:rFonts w:ascii="Times New Roman" w:hAnsi="Times New Roman" w:cs="Times New Roman"/>
          <w:noProof/>
          <w:sz w:val="24"/>
          <w:szCs w:val="24"/>
        </w:rPr>
        <w:t xml:space="preserve"> </w:t>
      </w:r>
      <w:r w:rsidRPr="00EA435D">
        <w:rPr>
          <w:rFonts w:ascii="Times New Roman" w:hAnsi="Times New Roman" w:cs="Times New Roman"/>
          <w:noProof/>
          <w:sz w:val="24"/>
          <w:szCs w:val="24"/>
        </w:rPr>
        <w:t>R, Fetterer F, Holderied K, Iken K, Mahoney</w:t>
      </w:r>
      <w:r w:rsidR="001A485E" w:rsidRPr="00EA435D">
        <w:rPr>
          <w:rFonts w:ascii="Times New Roman" w:hAnsi="Times New Roman" w:cs="Times New Roman"/>
          <w:noProof/>
          <w:sz w:val="24"/>
          <w:szCs w:val="24"/>
        </w:rPr>
        <w:t xml:space="preserve"> </w:t>
      </w:r>
      <w:r w:rsidRPr="00EA435D">
        <w:rPr>
          <w:rFonts w:ascii="Times New Roman" w:hAnsi="Times New Roman" w:cs="Times New Roman"/>
          <w:noProof/>
          <w:sz w:val="24"/>
          <w:szCs w:val="24"/>
        </w:rPr>
        <w:t>A, McCammon</w:t>
      </w:r>
      <w:r w:rsidR="001A485E" w:rsidRPr="00EA435D">
        <w:rPr>
          <w:rFonts w:ascii="Times New Roman" w:hAnsi="Times New Roman" w:cs="Times New Roman"/>
          <w:noProof/>
          <w:sz w:val="24"/>
          <w:szCs w:val="24"/>
        </w:rPr>
        <w:t xml:space="preserve"> </w:t>
      </w:r>
      <w:r w:rsidRPr="00EA435D">
        <w:rPr>
          <w:rFonts w:ascii="Times New Roman" w:hAnsi="Times New Roman" w:cs="Times New Roman"/>
          <w:noProof/>
          <w:sz w:val="24"/>
          <w:szCs w:val="24"/>
        </w:rPr>
        <w:t>M</w:t>
      </w:r>
      <w:r w:rsidR="001A485E" w:rsidRPr="00EA435D">
        <w:rPr>
          <w:rFonts w:ascii="Times New Roman" w:hAnsi="Times New Roman" w:cs="Times New Roman"/>
          <w:noProof/>
          <w:sz w:val="24"/>
          <w:szCs w:val="24"/>
        </w:rPr>
        <w:t>,</w:t>
      </w:r>
      <w:r w:rsidRPr="00EA435D">
        <w:rPr>
          <w:rFonts w:ascii="Times New Roman" w:hAnsi="Times New Roman" w:cs="Times New Roman"/>
          <w:noProof/>
          <w:sz w:val="24"/>
          <w:szCs w:val="24"/>
        </w:rPr>
        <w:t xml:space="preserve"> Partain</w:t>
      </w:r>
      <w:r w:rsidR="001A485E" w:rsidRPr="00EA435D">
        <w:rPr>
          <w:rFonts w:ascii="Times New Roman" w:hAnsi="Times New Roman" w:cs="Times New Roman"/>
          <w:noProof/>
          <w:sz w:val="24"/>
          <w:szCs w:val="24"/>
        </w:rPr>
        <w:t xml:space="preserve"> </w:t>
      </w:r>
      <w:r w:rsidRPr="00EA435D">
        <w:rPr>
          <w:rFonts w:ascii="Times New Roman" w:hAnsi="Times New Roman" w:cs="Times New Roman"/>
          <w:noProof/>
          <w:sz w:val="24"/>
          <w:szCs w:val="24"/>
        </w:rPr>
        <w:t>J</w:t>
      </w:r>
      <w:r w:rsidR="001A485E" w:rsidRPr="00EA435D">
        <w:rPr>
          <w:rFonts w:ascii="Times New Roman" w:hAnsi="Times New Roman" w:cs="Times New Roman"/>
          <w:noProof/>
          <w:sz w:val="24"/>
          <w:szCs w:val="24"/>
        </w:rPr>
        <w:t xml:space="preserve"> </w:t>
      </w:r>
      <w:r w:rsidRPr="00EA435D">
        <w:rPr>
          <w:rFonts w:ascii="Times New Roman" w:hAnsi="Times New Roman" w:cs="Times New Roman"/>
          <w:noProof/>
          <w:sz w:val="24"/>
          <w:szCs w:val="24"/>
        </w:rPr>
        <w:t xml:space="preserve">(2018) The high latitude heat wave of 2016 and its impacts on Alaska. </w:t>
      </w:r>
      <w:r w:rsidRPr="00EA435D">
        <w:rPr>
          <w:rFonts w:ascii="Times New Roman" w:hAnsi="Times New Roman" w:cs="Times New Roman"/>
          <w:iCs/>
          <w:noProof/>
          <w:sz w:val="24"/>
          <w:szCs w:val="24"/>
        </w:rPr>
        <w:t>Bull</w:t>
      </w:r>
      <w:r w:rsidR="001A485E" w:rsidRPr="00EA435D">
        <w:rPr>
          <w:rFonts w:ascii="Times New Roman" w:hAnsi="Times New Roman" w:cs="Times New Roman"/>
          <w:iCs/>
          <w:noProof/>
          <w:sz w:val="24"/>
          <w:szCs w:val="24"/>
        </w:rPr>
        <w:t xml:space="preserve"> Amer </w:t>
      </w:r>
      <w:r w:rsidRPr="00EA435D">
        <w:rPr>
          <w:rFonts w:ascii="Times New Roman" w:hAnsi="Times New Roman" w:cs="Times New Roman"/>
          <w:iCs/>
          <w:noProof/>
          <w:sz w:val="24"/>
          <w:szCs w:val="24"/>
        </w:rPr>
        <w:t>Meteorolog</w:t>
      </w:r>
      <w:r w:rsidR="001A485E" w:rsidRPr="00EA435D">
        <w:rPr>
          <w:rFonts w:ascii="Times New Roman" w:hAnsi="Times New Roman" w:cs="Times New Roman"/>
          <w:iCs/>
          <w:noProof/>
          <w:sz w:val="24"/>
          <w:szCs w:val="24"/>
        </w:rPr>
        <w:t xml:space="preserve"> Soc </w:t>
      </w:r>
      <w:r w:rsidRPr="00EA435D">
        <w:rPr>
          <w:rFonts w:ascii="Times New Roman" w:hAnsi="Times New Roman" w:cs="Times New Roman"/>
          <w:iCs/>
          <w:noProof/>
          <w:sz w:val="24"/>
          <w:szCs w:val="24"/>
        </w:rPr>
        <w:t>99</w:t>
      </w:r>
      <w:r w:rsidR="001A485E" w:rsidRPr="00EA435D">
        <w:rPr>
          <w:rFonts w:ascii="Times New Roman" w:hAnsi="Times New Roman" w:cs="Times New Roman"/>
          <w:noProof/>
          <w:sz w:val="24"/>
          <w:szCs w:val="24"/>
        </w:rPr>
        <w:t xml:space="preserve">: </w:t>
      </w:r>
      <w:r w:rsidRPr="00EA435D">
        <w:rPr>
          <w:rFonts w:ascii="Times New Roman" w:hAnsi="Times New Roman" w:cs="Times New Roman"/>
          <w:noProof/>
          <w:sz w:val="24"/>
          <w:szCs w:val="24"/>
        </w:rPr>
        <w:t>S39--S43</w:t>
      </w:r>
    </w:p>
    <w:p w14:paraId="0EF7F654" w14:textId="61935A0C" w:rsidR="00A24D57" w:rsidRPr="00EA435D" w:rsidRDefault="00D83342" w:rsidP="00A24D57">
      <w:pPr>
        <w:spacing w:after="0" w:line="480" w:lineRule="auto"/>
        <w:ind w:left="720" w:right="288" w:hanging="720"/>
        <w:rPr>
          <w:rFonts w:ascii="Times New Roman" w:hAnsi="Times New Roman" w:cs="Times New Roman"/>
          <w:noProof/>
          <w:sz w:val="24"/>
          <w:szCs w:val="24"/>
        </w:rPr>
      </w:pPr>
      <w:r>
        <w:rPr>
          <w:rFonts w:ascii="Times New Roman" w:hAnsi="Times New Roman" w:cs="Times New Roman"/>
          <w:noProof/>
          <w:sz w:val="24"/>
          <w:szCs w:val="24"/>
        </w:rPr>
        <w:lastRenderedPageBreak/>
        <w:t>Webb JB, Slater LM, Eckert GL, Kruse GH</w:t>
      </w:r>
      <w:r w:rsidR="00A24D57">
        <w:rPr>
          <w:rFonts w:ascii="Times New Roman" w:hAnsi="Times New Roman" w:cs="Times New Roman"/>
          <w:noProof/>
          <w:sz w:val="24"/>
          <w:szCs w:val="24"/>
        </w:rPr>
        <w:t xml:space="preserve"> (2016) The contribution of fecundity and embryo qua.ity to reproductive potential of eastern bering Sea snow crab (</w:t>
      </w:r>
      <w:r w:rsidR="00A24D57" w:rsidRPr="00A24D57">
        <w:rPr>
          <w:rFonts w:ascii="Times New Roman" w:hAnsi="Times New Roman" w:cs="Times New Roman"/>
          <w:i/>
          <w:noProof/>
          <w:sz w:val="24"/>
          <w:szCs w:val="24"/>
        </w:rPr>
        <w:t>Chionoecetes opilio</w:t>
      </w:r>
      <w:r w:rsidR="00A24D57">
        <w:rPr>
          <w:rFonts w:ascii="Times New Roman" w:hAnsi="Times New Roman" w:cs="Times New Roman"/>
          <w:noProof/>
          <w:sz w:val="24"/>
          <w:szCs w:val="24"/>
        </w:rPr>
        <w:t>). Can J Fish Aquat Sci 73:1800-1814</w:t>
      </w:r>
    </w:p>
    <w:p w14:paraId="04E0E030" w14:textId="73F0B984" w:rsidR="00650761" w:rsidRDefault="00650761" w:rsidP="00525AD2">
      <w:pPr>
        <w:spacing w:after="0" w:line="480" w:lineRule="auto"/>
        <w:ind w:left="720" w:right="288" w:hanging="720"/>
        <w:rPr>
          <w:ins w:id="390" w:author="Jon.Richar" w:date="2024-08-02T11:26:00Z"/>
          <w:rFonts w:ascii="Times New Roman" w:hAnsi="Times New Roman" w:cs="Times New Roman"/>
          <w:color w:val="000000"/>
          <w:sz w:val="24"/>
          <w:szCs w:val="24"/>
          <w:shd w:val="clear" w:color="auto" w:fill="FFFFFF"/>
        </w:rPr>
      </w:pPr>
      <w:ins w:id="391" w:author="Jon.Richar" w:date="2024-08-02T11:26:00Z">
        <w:r>
          <w:rPr>
            <w:rFonts w:ascii="Times New Roman" w:hAnsi="Times New Roman" w:cs="Times New Roman"/>
            <w:color w:val="000000"/>
            <w:sz w:val="24"/>
            <w:szCs w:val="24"/>
            <w:shd w:val="clear" w:color="auto" w:fill="FFFFFF"/>
          </w:rPr>
          <w:t xml:space="preserve">Wood S </w:t>
        </w:r>
      </w:ins>
      <w:ins w:id="392" w:author="Jon.Richar" w:date="2024-08-02T11:27:00Z">
        <w:r>
          <w:rPr>
            <w:rFonts w:ascii="Times New Roman" w:hAnsi="Times New Roman" w:cs="Times New Roman"/>
            <w:color w:val="000000"/>
            <w:sz w:val="24"/>
            <w:szCs w:val="24"/>
            <w:shd w:val="clear" w:color="auto" w:fill="FFFFFF"/>
          </w:rPr>
          <w:t xml:space="preserve">(2004) Stable and efficient multiple smoothing parameter estimation for generalized additive models. </w:t>
        </w:r>
      </w:ins>
      <w:ins w:id="393" w:author="Jon.Richar" w:date="2024-08-02T11:28:00Z">
        <w:r>
          <w:rPr>
            <w:rFonts w:ascii="Times New Roman" w:hAnsi="Times New Roman" w:cs="Times New Roman"/>
            <w:color w:val="000000"/>
            <w:sz w:val="24"/>
            <w:szCs w:val="24"/>
            <w:shd w:val="clear" w:color="auto" w:fill="FFFFFF"/>
          </w:rPr>
          <w:t>J Am Stat Ass</w:t>
        </w:r>
      </w:ins>
      <w:ins w:id="394" w:author="Jon.Richar" w:date="2024-08-02T11:31:00Z">
        <w:r>
          <w:rPr>
            <w:rFonts w:ascii="Times New Roman" w:hAnsi="Times New Roman" w:cs="Times New Roman"/>
            <w:color w:val="000000"/>
            <w:sz w:val="24"/>
            <w:szCs w:val="24"/>
            <w:shd w:val="clear" w:color="auto" w:fill="FFFFFF"/>
          </w:rPr>
          <w:t>oc 99: 673-686.</w:t>
        </w:r>
      </w:ins>
    </w:p>
    <w:p w14:paraId="315FD0B7" w14:textId="65C65612" w:rsidR="00A64755" w:rsidRPr="00EA435D" w:rsidRDefault="00A64755" w:rsidP="00525AD2">
      <w:pPr>
        <w:spacing w:after="0" w:line="480" w:lineRule="auto"/>
        <w:ind w:left="720" w:right="288" w:hanging="720"/>
        <w:rPr>
          <w:rFonts w:ascii="Times New Roman" w:hAnsi="Times New Roman" w:cs="Times New Roman"/>
          <w:sz w:val="24"/>
          <w:szCs w:val="24"/>
        </w:rPr>
      </w:pPr>
      <w:r w:rsidRPr="00EA435D">
        <w:rPr>
          <w:rFonts w:ascii="Times New Roman" w:hAnsi="Times New Roman" w:cs="Times New Roman"/>
          <w:color w:val="000000"/>
          <w:sz w:val="24"/>
          <w:szCs w:val="24"/>
          <w:shd w:val="clear" w:color="auto" w:fill="FFFFFF"/>
        </w:rPr>
        <w:t>Wood S (2017) </w:t>
      </w:r>
      <w:r w:rsidRPr="00EA435D">
        <w:rPr>
          <w:rStyle w:val="Emphasis"/>
          <w:rFonts w:ascii="Times New Roman" w:hAnsi="Times New Roman" w:cs="Times New Roman"/>
          <w:i w:val="0"/>
          <w:color w:val="000000"/>
          <w:sz w:val="24"/>
          <w:szCs w:val="24"/>
          <w:shd w:val="clear" w:color="auto" w:fill="FFFFFF"/>
        </w:rPr>
        <w:t>Generalized Additive Models: An Introduction with R</w:t>
      </w:r>
      <w:r w:rsidRPr="00EA435D">
        <w:rPr>
          <w:rFonts w:ascii="Times New Roman" w:hAnsi="Times New Roman" w:cs="Times New Roman"/>
          <w:color w:val="000000"/>
          <w:sz w:val="24"/>
          <w:szCs w:val="24"/>
          <w:shd w:val="clear" w:color="auto" w:fill="FFFFFF"/>
        </w:rPr>
        <w:t>, 2 edition. Chapman and Hall/CRC</w:t>
      </w:r>
      <w:r w:rsidR="0087415D" w:rsidRPr="00EA435D">
        <w:rPr>
          <w:rFonts w:ascii="Times New Roman" w:hAnsi="Times New Roman" w:cs="Times New Roman"/>
          <w:color w:val="000000"/>
          <w:sz w:val="24"/>
          <w:szCs w:val="24"/>
          <w:shd w:val="clear" w:color="auto" w:fill="FFFFFF"/>
        </w:rPr>
        <w:t>. Boca Raton</w:t>
      </w:r>
      <w:r w:rsidR="00512B6D" w:rsidRPr="00EA435D">
        <w:rPr>
          <w:rFonts w:ascii="Times New Roman" w:hAnsi="Times New Roman" w:cs="Times New Roman"/>
          <w:color w:val="000000"/>
          <w:sz w:val="24"/>
          <w:szCs w:val="24"/>
          <w:shd w:val="clear" w:color="auto" w:fill="FFFFFF"/>
        </w:rPr>
        <w:t>,</w:t>
      </w:r>
      <w:r w:rsidR="0087415D" w:rsidRPr="00EA435D">
        <w:rPr>
          <w:rFonts w:ascii="Times New Roman" w:hAnsi="Times New Roman" w:cs="Times New Roman"/>
          <w:color w:val="000000"/>
          <w:sz w:val="24"/>
          <w:szCs w:val="24"/>
          <w:shd w:val="clear" w:color="auto" w:fill="FFFFFF"/>
        </w:rPr>
        <w:t xml:space="preserve"> USA 496 p.</w:t>
      </w:r>
    </w:p>
    <w:p w14:paraId="41B62127" w14:textId="316DF651" w:rsidR="00525AD2" w:rsidRPr="00EA435D" w:rsidRDefault="00525AD2" w:rsidP="00525AD2">
      <w:pPr>
        <w:spacing w:after="0" w:line="480" w:lineRule="auto"/>
        <w:ind w:left="720" w:right="288" w:hanging="720"/>
        <w:rPr>
          <w:rFonts w:ascii="Times New Roman" w:hAnsi="Times New Roman"/>
          <w:sz w:val="24"/>
          <w:szCs w:val="24"/>
        </w:rPr>
      </w:pPr>
      <w:r w:rsidRPr="00EA435D">
        <w:rPr>
          <w:rFonts w:ascii="Times New Roman" w:hAnsi="Times New Roman"/>
          <w:sz w:val="24"/>
          <w:szCs w:val="24"/>
        </w:rPr>
        <w:t xml:space="preserve">Zacher, LS, Richar JI, </w:t>
      </w:r>
      <w:r w:rsidR="005C622A" w:rsidRPr="00EA435D">
        <w:rPr>
          <w:rFonts w:ascii="Times New Roman" w:hAnsi="Times New Roman"/>
          <w:sz w:val="24"/>
          <w:szCs w:val="24"/>
        </w:rPr>
        <w:t xml:space="preserve">Fedewa EJ, Ryznar ER, </w:t>
      </w:r>
      <w:r w:rsidRPr="00EA435D">
        <w:rPr>
          <w:rFonts w:ascii="Times New Roman" w:hAnsi="Times New Roman"/>
          <w:sz w:val="24"/>
          <w:szCs w:val="24"/>
        </w:rPr>
        <w:t>Litzow MA</w:t>
      </w:r>
      <w:r w:rsidR="00747F5E" w:rsidRPr="00EA435D">
        <w:rPr>
          <w:rFonts w:ascii="Times New Roman" w:hAnsi="Times New Roman"/>
          <w:sz w:val="24"/>
          <w:szCs w:val="24"/>
        </w:rPr>
        <w:t xml:space="preserve"> (</w:t>
      </w:r>
      <w:r w:rsidRPr="00EA435D">
        <w:rPr>
          <w:rFonts w:ascii="Times New Roman" w:hAnsi="Times New Roman"/>
          <w:sz w:val="24"/>
          <w:szCs w:val="24"/>
        </w:rPr>
        <w:t>202</w:t>
      </w:r>
      <w:r w:rsidR="005C622A" w:rsidRPr="00EA435D">
        <w:rPr>
          <w:rFonts w:ascii="Times New Roman" w:hAnsi="Times New Roman"/>
          <w:sz w:val="24"/>
          <w:szCs w:val="24"/>
        </w:rPr>
        <w:t>3</w:t>
      </w:r>
      <w:r w:rsidR="00747F5E" w:rsidRPr="00EA435D">
        <w:rPr>
          <w:rFonts w:ascii="Times New Roman" w:hAnsi="Times New Roman"/>
          <w:sz w:val="24"/>
          <w:szCs w:val="24"/>
        </w:rPr>
        <w:t>)</w:t>
      </w:r>
      <w:r w:rsidRPr="00EA435D">
        <w:rPr>
          <w:rFonts w:ascii="Times New Roman" w:hAnsi="Times New Roman"/>
          <w:sz w:val="24"/>
          <w:szCs w:val="24"/>
        </w:rPr>
        <w:t xml:space="preserve"> The 202</w:t>
      </w:r>
      <w:r w:rsidR="005C622A" w:rsidRPr="00EA435D">
        <w:rPr>
          <w:rFonts w:ascii="Times New Roman" w:hAnsi="Times New Roman"/>
          <w:sz w:val="24"/>
          <w:szCs w:val="24"/>
        </w:rPr>
        <w:t>3</w:t>
      </w:r>
      <w:r w:rsidRPr="00EA435D">
        <w:rPr>
          <w:rFonts w:ascii="Times New Roman" w:hAnsi="Times New Roman"/>
          <w:sz w:val="24"/>
          <w:szCs w:val="24"/>
        </w:rPr>
        <w:t xml:space="preserve"> eastern Bering Sea continental shelf trawl surveys: Results for commercial crab species. U.S. Dep. Commer., NOAA tech. memo. Draft version.</w:t>
      </w:r>
    </w:p>
    <w:p w14:paraId="0322A25A" w14:textId="77777777" w:rsidR="00525AD2" w:rsidRPr="00EA435D" w:rsidRDefault="00525AD2" w:rsidP="00525AD2">
      <w:pPr>
        <w:spacing w:after="0" w:line="480" w:lineRule="auto"/>
        <w:ind w:left="720" w:right="288" w:hanging="720"/>
        <w:rPr>
          <w:rFonts w:ascii="Times New Roman" w:hAnsi="Times New Roman"/>
          <w:sz w:val="24"/>
          <w:szCs w:val="24"/>
        </w:rPr>
      </w:pPr>
      <w:r w:rsidRPr="00EA435D">
        <w:rPr>
          <w:rFonts w:ascii="Times New Roman" w:hAnsi="Times New Roman"/>
          <w:sz w:val="24"/>
          <w:szCs w:val="24"/>
        </w:rPr>
        <w:t>Zheng J, Kruse GH (1998) Stock-recruitment relationships for Bristol Bay Tanner crabs. Alsk Fish Res Bull 5:116-130.</w:t>
      </w:r>
    </w:p>
    <w:p w14:paraId="62BAFE41" w14:textId="77777777" w:rsidR="00525AD2" w:rsidRPr="00EA435D" w:rsidRDefault="00525AD2" w:rsidP="00525AD2">
      <w:pPr>
        <w:spacing w:after="0" w:line="480" w:lineRule="auto"/>
        <w:ind w:left="720" w:right="288" w:hanging="720"/>
        <w:rPr>
          <w:rFonts w:ascii="Times New Roman" w:hAnsi="Times New Roman"/>
          <w:sz w:val="24"/>
          <w:szCs w:val="24"/>
        </w:rPr>
      </w:pPr>
      <w:r w:rsidRPr="00EA435D">
        <w:rPr>
          <w:rFonts w:ascii="Times New Roman" w:hAnsi="Times New Roman"/>
          <w:sz w:val="24"/>
          <w:szCs w:val="24"/>
        </w:rPr>
        <w:t>Zheng J, Kruse GH (2003)</w:t>
      </w:r>
      <w:r w:rsidRPr="00EA435D">
        <w:rPr>
          <w:rFonts w:ascii="Times New Roman" w:hAnsi="Times New Roman"/>
          <w:b/>
          <w:sz w:val="24"/>
          <w:szCs w:val="24"/>
        </w:rPr>
        <w:t xml:space="preserve"> </w:t>
      </w:r>
      <w:r w:rsidRPr="00EA435D">
        <w:rPr>
          <w:rStyle w:val="Strong"/>
          <w:rFonts w:ascii="Times New Roman" w:hAnsi="Times New Roman"/>
          <w:b w:val="0"/>
          <w:sz w:val="24"/>
          <w:szCs w:val="24"/>
        </w:rPr>
        <w:t>Stock-recruitment relationships for three major Alaskan crab stocks</w:t>
      </w:r>
      <w:r w:rsidRPr="00EA435D">
        <w:rPr>
          <w:rFonts w:ascii="Times New Roman" w:hAnsi="Times New Roman"/>
          <w:b/>
          <w:sz w:val="24"/>
          <w:szCs w:val="24"/>
        </w:rPr>
        <w:t xml:space="preserve">. </w:t>
      </w:r>
      <w:r w:rsidRPr="00EA435D">
        <w:rPr>
          <w:rFonts w:ascii="Times New Roman" w:hAnsi="Times New Roman"/>
          <w:sz w:val="24"/>
          <w:szCs w:val="24"/>
        </w:rPr>
        <w:t>Fish Res 65:103-121.</w:t>
      </w:r>
    </w:p>
    <w:p w14:paraId="3AB90039" w14:textId="77777777" w:rsidR="00525AD2" w:rsidRPr="003E6752" w:rsidRDefault="00525AD2" w:rsidP="00525AD2">
      <w:pPr>
        <w:spacing w:after="0" w:line="480" w:lineRule="auto"/>
        <w:ind w:left="720" w:hanging="720"/>
        <w:rPr>
          <w:noProof/>
        </w:rPr>
        <w:sectPr w:rsidR="00525AD2" w:rsidRPr="003E6752" w:rsidSect="00F55C28">
          <w:footerReference w:type="default" r:id="rId15"/>
          <w:pgSz w:w="12240" w:h="15840"/>
          <w:pgMar w:top="1440" w:right="1440" w:bottom="1440" w:left="1440" w:header="720" w:footer="720" w:gutter="0"/>
          <w:lnNumType w:countBy="1" w:restart="continuous"/>
          <w:cols w:space="720"/>
          <w:docGrid w:linePitch="360"/>
        </w:sectPr>
      </w:pPr>
      <w:r w:rsidRPr="00EA435D">
        <w:rPr>
          <w:rFonts w:ascii="Times New Roman" w:hAnsi="Times New Roman"/>
          <w:sz w:val="24"/>
          <w:szCs w:val="24"/>
        </w:rPr>
        <w:t>Zheng J, Kruse GH (2006) Recruitment variation of eastern Bering Sea crabs: Climate forcing or top-down effects? Prog Oceanogr 68:184-204.</w:t>
      </w:r>
    </w:p>
    <w:tbl>
      <w:tblPr>
        <w:tblpPr w:leftFromText="180" w:rightFromText="180" w:vertAnchor="text" w:horzAnchor="margin" w:tblpY="-217"/>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79"/>
        <w:gridCol w:w="1328"/>
        <w:gridCol w:w="1337"/>
        <w:gridCol w:w="1329"/>
        <w:gridCol w:w="1671"/>
        <w:gridCol w:w="2201"/>
      </w:tblGrid>
      <w:tr w:rsidR="00E30C17" w:rsidRPr="00F84BB9" w14:paraId="5B3C5916" w14:textId="77777777" w:rsidTr="00E30C17">
        <w:trPr>
          <w:trHeight w:val="220"/>
        </w:trPr>
        <w:tc>
          <w:tcPr>
            <w:tcW w:w="1579" w:type="dxa"/>
            <w:shd w:val="clear" w:color="auto" w:fill="auto"/>
            <w:noWrap/>
            <w:vAlign w:val="bottom"/>
            <w:hideMark/>
          </w:tcPr>
          <w:p w14:paraId="5F68A07C" w14:textId="77777777" w:rsidR="00E30C17" w:rsidRPr="00F84BB9" w:rsidRDefault="00E30C17" w:rsidP="00E30C17">
            <w:pPr>
              <w:spacing w:after="0" w:line="240" w:lineRule="auto"/>
              <w:rPr>
                <w:rFonts w:ascii="Times New Roman" w:eastAsia="Times New Roman" w:hAnsi="Times New Roman" w:cs="Times New Roman"/>
                <w:color w:val="000000"/>
                <w:u w:val="single"/>
              </w:rPr>
            </w:pPr>
            <w:r w:rsidRPr="00F84BB9">
              <w:rPr>
                <w:rFonts w:ascii="Times New Roman" w:eastAsia="Times New Roman" w:hAnsi="Times New Roman" w:cs="Times New Roman"/>
                <w:color w:val="000000"/>
                <w:u w:val="single"/>
              </w:rPr>
              <w:lastRenderedPageBreak/>
              <w:t>Covariate</w:t>
            </w:r>
          </w:p>
        </w:tc>
        <w:tc>
          <w:tcPr>
            <w:tcW w:w="1230" w:type="dxa"/>
            <w:shd w:val="clear" w:color="auto" w:fill="auto"/>
            <w:noWrap/>
            <w:vAlign w:val="bottom"/>
            <w:hideMark/>
          </w:tcPr>
          <w:p w14:paraId="4BE1A55D" w14:textId="77777777" w:rsidR="00E30C17" w:rsidRPr="00F84BB9" w:rsidRDefault="00E30C17" w:rsidP="00E30C17">
            <w:pPr>
              <w:spacing w:after="0" w:line="240" w:lineRule="auto"/>
              <w:rPr>
                <w:rFonts w:ascii="Times New Roman" w:eastAsia="Times New Roman" w:hAnsi="Times New Roman" w:cs="Times New Roman"/>
                <w:color w:val="000000"/>
                <w:u w:val="single"/>
              </w:rPr>
            </w:pPr>
            <w:r w:rsidRPr="00F84BB9">
              <w:rPr>
                <w:rFonts w:ascii="Times New Roman" w:eastAsia="Times New Roman" w:hAnsi="Times New Roman" w:cs="Times New Roman"/>
                <w:color w:val="000000"/>
              </w:rPr>
              <w:t>Lag prior to</w:t>
            </w:r>
            <w:r w:rsidRPr="00F84BB9">
              <w:rPr>
                <w:rFonts w:ascii="Times New Roman" w:eastAsia="Times New Roman" w:hAnsi="Times New Roman" w:cs="Times New Roman"/>
                <w:color w:val="000000"/>
                <w:u w:val="single"/>
              </w:rPr>
              <w:t xml:space="preserve"> recruitment</w:t>
            </w:r>
          </w:p>
        </w:tc>
        <w:tc>
          <w:tcPr>
            <w:tcW w:w="1337" w:type="dxa"/>
            <w:shd w:val="clear" w:color="auto" w:fill="auto"/>
            <w:noWrap/>
            <w:vAlign w:val="bottom"/>
            <w:hideMark/>
          </w:tcPr>
          <w:p w14:paraId="2A91C557" w14:textId="77777777" w:rsidR="00E30C17" w:rsidRPr="00F84BB9" w:rsidRDefault="00E30C17" w:rsidP="00E30C17">
            <w:pPr>
              <w:spacing w:after="0" w:line="240" w:lineRule="auto"/>
              <w:rPr>
                <w:rFonts w:ascii="Times New Roman" w:eastAsia="Times New Roman" w:hAnsi="Times New Roman" w:cs="Times New Roman"/>
                <w:color w:val="000000"/>
                <w:u w:val="single"/>
              </w:rPr>
            </w:pPr>
            <w:r w:rsidRPr="00F84BB9">
              <w:rPr>
                <w:rFonts w:ascii="Times New Roman" w:eastAsia="Times New Roman" w:hAnsi="Times New Roman" w:cs="Times New Roman"/>
                <w:color w:val="000000"/>
                <w:u w:val="single"/>
              </w:rPr>
              <w:t>Crab life stage</w:t>
            </w:r>
          </w:p>
        </w:tc>
        <w:tc>
          <w:tcPr>
            <w:tcW w:w="1329" w:type="dxa"/>
            <w:shd w:val="clear" w:color="auto" w:fill="auto"/>
            <w:noWrap/>
            <w:vAlign w:val="bottom"/>
            <w:hideMark/>
          </w:tcPr>
          <w:p w14:paraId="354C6B4E" w14:textId="77777777" w:rsidR="00E30C17" w:rsidRPr="00F84BB9" w:rsidRDefault="00E30C17" w:rsidP="00E30C17">
            <w:pPr>
              <w:spacing w:after="0" w:line="240" w:lineRule="auto"/>
              <w:rPr>
                <w:rFonts w:ascii="Times New Roman" w:eastAsia="Times New Roman" w:hAnsi="Times New Roman" w:cs="Times New Roman"/>
                <w:color w:val="000000"/>
                <w:u w:val="single"/>
              </w:rPr>
            </w:pPr>
            <w:r w:rsidRPr="00F84BB9">
              <w:rPr>
                <w:rFonts w:ascii="Times New Roman" w:eastAsia="Times New Roman" w:hAnsi="Times New Roman" w:cs="Times New Roman"/>
                <w:color w:val="000000"/>
                <w:u w:val="single"/>
              </w:rPr>
              <w:t>Relationship</w:t>
            </w:r>
          </w:p>
        </w:tc>
        <w:tc>
          <w:tcPr>
            <w:tcW w:w="1671" w:type="dxa"/>
            <w:shd w:val="clear" w:color="auto" w:fill="auto"/>
            <w:noWrap/>
            <w:vAlign w:val="bottom"/>
            <w:hideMark/>
          </w:tcPr>
          <w:p w14:paraId="4FBD5ADD" w14:textId="77777777" w:rsidR="00E30C17" w:rsidRPr="00F84BB9" w:rsidRDefault="00E30C17" w:rsidP="00E30C17">
            <w:pPr>
              <w:spacing w:after="0" w:line="240" w:lineRule="auto"/>
              <w:rPr>
                <w:rFonts w:ascii="Times New Roman" w:eastAsia="Times New Roman" w:hAnsi="Times New Roman" w:cs="Times New Roman"/>
                <w:color w:val="000000"/>
                <w:u w:val="single"/>
              </w:rPr>
            </w:pPr>
            <w:r w:rsidRPr="00F84BB9">
              <w:rPr>
                <w:rFonts w:ascii="Times New Roman" w:eastAsia="Times New Roman" w:hAnsi="Times New Roman" w:cs="Times New Roman"/>
                <w:color w:val="000000"/>
                <w:u w:val="single"/>
              </w:rPr>
              <w:t>Mechanism</w:t>
            </w:r>
          </w:p>
        </w:tc>
        <w:tc>
          <w:tcPr>
            <w:tcW w:w="2299" w:type="dxa"/>
          </w:tcPr>
          <w:p w14:paraId="2E53ADB9" w14:textId="77777777" w:rsidR="00E30C17" w:rsidRPr="00F84BB9" w:rsidRDefault="00E30C17" w:rsidP="00E30C17">
            <w:pPr>
              <w:spacing w:after="0" w:line="240" w:lineRule="auto"/>
              <w:rPr>
                <w:rFonts w:ascii="Times New Roman" w:eastAsia="Times New Roman" w:hAnsi="Times New Roman" w:cs="Times New Roman"/>
                <w:color w:val="000000"/>
                <w:u w:val="single"/>
              </w:rPr>
            </w:pPr>
            <w:r>
              <w:rPr>
                <w:rFonts w:ascii="Times New Roman" w:eastAsia="Times New Roman" w:hAnsi="Times New Roman" w:cs="Times New Roman"/>
                <w:color w:val="000000"/>
                <w:u w:val="single"/>
              </w:rPr>
              <w:t>Citation</w:t>
            </w:r>
          </w:p>
        </w:tc>
      </w:tr>
      <w:tr w:rsidR="00E30C17" w:rsidRPr="00F84BB9" w14:paraId="420B290C" w14:textId="77777777" w:rsidTr="00E30C17">
        <w:trPr>
          <w:trHeight w:val="220"/>
        </w:trPr>
        <w:tc>
          <w:tcPr>
            <w:tcW w:w="1579" w:type="dxa"/>
            <w:shd w:val="clear" w:color="auto" w:fill="auto"/>
            <w:noWrap/>
            <w:vAlign w:val="bottom"/>
            <w:hideMark/>
          </w:tcPr>
          <w:p w14:paraId="35329AC0" w14:textId="77777777" w:rsidR="00E30C17" w:rsidRPr="00F84BB9" w:rsidRDefault="00E30C17" w:rsidP="00E30C1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Mature</w:t>
            </w:r>
            <w:r w:rsidRPr="00F84BB9">
              <w:rPr>
                <w:rFonts w:ascii="Times New Roman" w:eastAsia="Times New Roman" w:hAnsi="Times New Roman" w:cs="Times New Roman"/>
                <w:color w:val="000000"/>
              </w:rPr>
              <w:t xml:space="preserve"> female opilio</w:t>
            </w:r>
          </w:p>
        </w:tc>
        <w:tc>
          <w:tcPr>
            <w:tcW w:w="1230" w:type="dxa"/>
            <w:shd w:val="clear" w:color="auto" w:fill="auto"/>
            <w:noWrap/>
            <w:vAlign w:val="bottom"/>
            <w:hideMark/>
          </w:tcPr>
          <w:p w14:paraId="716797F5" w14:textId="45A8E4E9" w:rsidR="00E30C17" w:rsidRPr="00F84BB9" w:rsidRDefault="00E30C17" w:rsidP="00E30C17">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 xml:space="preserve">3 </w:t>
            </w:r>
            <w:del w:id="395" w:author="Mike.Litzow" w:date="2024-04-06T15:37:00Z">
              <w:r w:rsidRPr="00F84BB9" w:rsidDel="00591D04">
                <w:rPr>
                  <w:rFonts w:ascii="Times New Roman" w:eastAsia="Times New Roman" w:hAnsi="Times New Roman" w:cs="Times New Roman"/>
                  <w:color w:val="000000"/>
                </w:rPr>
                <w:delText>yr</w:delText>
              </w:r>
            </w:del>
            <w:ins w:id="396" w:author="Mike.Litzow" w:date="2024-04-06T15:37:00Z">
              <w:r w:rsidR="00591D04">
                <w:rPr>
                  <w:rFonts w:ascii="Times New Roman" w:eastAsia="Times New Roman" w:hAnsi="Times New Roman" w:cs="Times New Roman"/>
                  <w:color w:val="000000"/>
                </w:rPr>
                <w:t>year</w:t>
              </w:r>
            </w:ins>
          </w:p>
        </w:tc>
        <w:tc>
          <w:tcPr>
            <w:tcW w:w="1337" w:type="dxa"/>
            <w:shd w:val="clear" w:color="auto" w:fill="auto"/>
            <w:noWrap/>
            <w:vAlign w:val="bottom"/>
            <w:hideMark/>
          </w:tcPr>
          <w:p w14:paraId="2E3D7489" w14:textId="77777777" w:rsidR="00E30C17" w:rsidRPr="00F84BB9" w:rsidRDefault="00E30C17" w:rsidP="00E30C17">
            <w:pPr>
              <w:spacing w:after="0" w:line="240" w:lineRule="auto"/>
              <w:rPr>
                <w:rFonts w:ascii="Times New Roman" w:eastAsia="Times New Roman" w:hAnsi="Times New Roman" w:cs="Times New Roman"/>
                <w:color w:val="000000"/>
              </w:rPr>
            </w:pPr>
            <w:r w:rsidRPr="007543E1">
              <w:rPr>
                <w:rFonts w:ascii="Times New Roman" w:eastAsia="Times New Roman" w:hAnsi="Times New Roman" w:cs="Times New Roman"/>
                <w:color w:val="000000"/>
              </w:rPr>
              <w:t>Z</w:t>
            </w:r>
            <w:r w:rsidRPr="00F84BB9">
              <w:rPr>
                <w:rFonts w:ascii="Times New Roman" w:eastAsia="Times New Roman" w:hAnsi="Times New Roman" w:cs="Times New Roman"/>
                <w:color w:val="000000"/>
              </w:rPr>
              <w:t>oea</w:t>
            </w:r>
            <w:r>
              <w:rPr>
                <w:rFonts w:ascii="Times New Roman" w:eastAsia="Times New Roman" w:hAnsi="Times New Roman" w:cs="Times New Roman"/>
                <w:color w:val="000000"/>
              </w:rPr>
              <w:t>e</w:t>
            </w:r>
            <w:r w:rsidRPr="00F84BB9">
              <w:rPr>
                <w:rFonts w:ascii="Times New Roman" w:eastAsia="Times New Roman" w:hAnsi="Times New Roman" w:cs="Times New Roman"/>
                <w:color w:val="000000"/>
              </w:rPr>
              <w:t>-juvenile</w:t>
            </w:r>
          </w:p>
        </w:tc>
        <w:tc>
          <w:tcPr>
            <w:tcW w:w="1329" w:type="dxa"/>
            <w:shd w:val="clear" w:color="auto" w:fill="auto"/>
            <w:noWrap/>
            <w:vAlign w:val="bottom"/>
            <w:hideMark/>
          </w:tcPr>
          <w:p w14:paraId="06AC8038" w14:textId="77777777" w:rsidR="00E30C17" w:rsidRPr="00F84BB9" w:rsidRDefault="00E30C17" w:rsidP="00E30C17">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w:t>
            </w:r>
          </w:p>
        </w:tc>
        <w:tc>
          <w:tcPr>
            <w:tcW w:w="1671" w:type="dxa"/>
            <w:shd w:val="clear" w:color="auto" w:fill="auto"/>
            <w:noWrap/>
            <w:vAlign w:val="bottom"/>
            <w:hideMark/>
          </w:tcPr>
          <w:p w14:paraId="22BF8CA8" w14:textId="77777777" w:rsidR="00E30C17" w:rsidRPr="00F84BB9" w:rsidRDefault="00E30C17" w:rsidP="00E30C17">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Interspecific competition</w:t>
            </w:r>
          </w:p>
        </w:tc>
        <w:tc>
          <w:tcPr>
            <w:tcW w:w="2299" w:type="dxa"/>
          </w:tcPr>
          <w:p w14:paraId="2983D83B" w14:textId="77777777" w:rsidR="00E30C17" w:rsidRPr="00F84BB9" w:rsidRDefault="00E30C17" w:rsidP="00E30C1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Kon 1979, Incze and Paul 1983, Jewett and Feder 1983, Lovrich and Sainte- Marie 1997</w:t>
            </w:r>
          </w:p>
        </w:tc>
      </w:tr>
      <w:tr w:rsidR="00E30C17" w:rsidRPr="00F84BB9" w14:paraId="2E682361" w14:textId="77777777" w:rsidTr="00E30C17">
        <w:trPr>
          <w:trHeight w:val="220"/>
        </w:trPr>
        <w:tc>
          <w:tcPr>
            <w:tcW w:w="1579" w:type="dxa"/>
            <w:shd w:val="clear" w:color="auto" w:fill="auto"/>
            <w:noWrap/>
            <w:vAlign w:val="bottom"/>
            <w:hideMark/>
          </w:tcPr>
          <w:p w14:paraId="4132947D" w14:textId="77777777" w:rsidR="00E30C17" w:rsidRPr="00F84BB9" w:rsidRDefault="00E30C17" w:rsidP="00E30C17">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 xml:space="preserve">Pacific cod </w:t>
            </w:r>
          </w:p>
        </w:tc>
        <w:tc>
          <w:tcPr>
            <w:tcW w:w="1230" w:type="dxa"/>
            <w:shd w:val="clear" w:color="auto" w:fill="auto"/>
            <w:noWrap/>
            <w:vAlign w:val="bottom"/>
            <w:hideMark/>
          </w:tcPr>
          <w:p w14:paraId="4C77652A" w14:textId="7B6287EC" w:rsidR="00E30C17" w:rsidRPr="00F84BB9" w:rsidRDefault="00E30C17" w:rsidP="00E30C17">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1</w:t>
            </w:r>
            <w:r w:rsidRPr="007543E1">
              <w:rPr>
                <w:rFonts w:ascii="Times New Roman" w:eastAsia="Times New Roman" w:hAnsi="Times New Roman" w:cs="Times New Roman"/>
                <w:color w:val="000000"/>
              </w:rPr>
              <w:t xml:space="preserve"> </w:t>
            </w:r>
            <w:del w:id="397" w:author="Mike.Litzow" w:date="2024-04-06T15:37:00Z">
              <w:r w:rsidRPr="00F84BB9" w:rsidDel="00591D04">
                <w:rPr>
                  <w:rFonts w:ascii="Times New Roman" w:eastAsia="Times New Roman" w:hAnsi="Times New Roman" w:cs="Times New Roman"/>
                  <w:color w:val="000000"/>
                </w:rPr>
                <w:delText>yr</w:delText>
              </w:r>
            </w:del>
            <w:ins w:id="398" w:author="Mike.Litzow" w:date="2024-04-06T15:37:00Z">
              <w:r w:rsidR="00591D04">
                <w:rPr>
                  <w:rFonts w:ascii="Times New Roman" w:eastAsia="Times New Roman" w:hAnsi="Times New Roman" w:cs="Times New Roman"/>
                  <w:color w:val="000000"/>
                </w:rPr>
                <w:t>year</w:t>
              </w:r>
            </w:ins>
          </w:p>
        </w:tc>
        <w:tc>
          <w:tcPr>
            <w:tcW w:w="1337" w:type="dxa"/>
            <w:shd w:val="clear" w:color="auto" w:fill="auto"/>
            <w:noWrap/>
            <w:vAlign w:val="bottom"/>
            <w:hideMark/>
          </w:tcPr>
          <w:p w14:paraId="1B70C95D" w14:textId="0E055B4E" w:rsidR="00E30C17" w:rsidRPr="00F84BB9" w:rsidRDefault="00E30C17" w:rsidP="00E30C17">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 xml:space="preserve">age 2 </w:t>
            </w:r>
            <w:del w:id="399" w:author="Mike.Litzow" w:date="2024-04-06T15:37:00Z">
              <w:r w:rsidRPr="00F84BB9" w:rsidDel="00591D04">
                <w:rPr>
                  <w:rFonts w:ascii="Times New Roman" w:eastAsia="Times New Roman" w:hAnsi="Times New Roman" w:cs="Times New Roman"/>
                  <w:color w:val="000000"/>
                </w:rPr>
                <w:delText>yr</w:delText>
              </w:r>
            </w:del>
            <w:ins w:id="400" w:author="Mike.Litzow" w:date="2024-04-06T15:37:00Z">
              <w:r w:rsidR="00591D04">
                <w:rPr>
                  <w:rFonts w:ascii="Times New Roman" w:eastAsia="Times New Roman" w:hAnsi="Times New Roman" w:cs="Times New Roman"/>
                  <w:color w:val="000000"/>
                </w:rPr>
                <w:t>year</w:t>
              </w:r>
            </w:ins>
            <w:r w:rsidRPr="007543E1">
              <w:rPr>
                <w:rFonts w:ascii="Times New Roman" w:eastAsia="Times New Roman" w:hAnsi="Times New Roman" w:cs="Times New Roman"/>
                <w:color w:val="000000"/>
              </w:rPr>
              <w:t xml:space="preserve"> </w:t>
            </w:r>
            <w:r w:rsidRPr="00F84BB9">
              <w:rPr>
                <w:rFonts w:ascii="Times New Roman" w:eastAsia="Times New Roman" w:hAnsi="Times New Roman" w:cs="Times New Roman"/>
                <w:color w:val="000000"/>
              </w:rPr>
              <w:t>juvenile</w:t>
            </w:r>
          </w:p>
        </w:tc>
        <w:tc>
          <w:tcPr>
            <w:tcW w:w="1329" w:type="dxa"/>
            <w:shd w:val="clear" w:color="auto" w:fill="auto"/>
            <w:noWrap/>
            <w:vAlign w:val="bottom"/>
            <w:hideMark/>
          </w:tcPr>
          <w:p w14:paraId="50E9A4BD" w14:textId="77777777" w:rsidR="00E30C17" w:rsidRPr="00F84BB9" w:rsidRDefault="00E30C17" w:rsidP="00E30C17">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w:t>
            </w:r>
          </w:p>
        </w:tc>
        <w:tc>
          <w:tcPr>
            <w:tcW w:w="1671" w:type="dxa"/>
            <w:shd w:val="clear" w:color="auto" w:fill="auto"/>
            <w:noWrap/>
            <w:vAlign w:val="bottom"/>
            <w:hideMark/>
          </w:tcPr>
          <w:p w14:paraId="2E61CA17" w14:textId="77777777" w:rsidR="00E30C17" w:rsidRPr="00F84BB9" w:rsidRDefault="00E30C17" w:rsidP="00E30C17">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Predation</w:t>
            </w:r>
          </w:p>
        </w:tc>
        <w:tc>
          <w:tcPr>
            <w:tcW w:w="2299" w:type="dxa"/>
          </w:tcPr>
          <w:p w14:paraId="7892AF9D" w14:textId="77777777" w:rsidR="00E30C17" w:rsidRPr="00F84BB9" w:rsidRDefault="00E30C17" w:rsidP="00E30C1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Livingston 1989, Lang et al 2003, 2005, Marcello et al. 2012</w:t>
            </w:r>
          </w:p>
        </w:tc>
      </w:tr>
      <w:tr w:rsidR="00E30C17" w:rsidRPr="00F84BB9" w14:paraId="6FECA062" w14:textId="77777777" w:rsidTr="00E30C17">
        <w:trPr>
          <w:trHeight w:val="220"/>
        </w:trPr>
        <w:tc>
          <w:tcPr>
            <w:tcW w:w="1579" w:type="dxa"/>
            <w:shd w:val="clear" w:color="auto" w:fill="auto"/>
            <w:noWrap/>
            <w:vAlign w:val="bottom"/>
          </w:tcPr>
          <w:p w14:paraId="6C221820" w14:textId="7E8C6878" w:rsidR="00E30C17" w:rsidRPr="00F84BB9" w:rsidRDefault="00E30C17" w:rsidP="00E30C17">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 xml:space="preserve">Pacific cod - 3 </w:t>
            </w:r>
            <w:del w:id="401" w:author="Mike.Litzow" w:date="2024-04-06T15:37:00Z">
              <w:r w:rsidRPr="00F84BB9" w:rsidDel="00591D04">
                <w:rPr>
                  <w:rFonts w:ascii="Times New Roman" w:eastAsia="Times New Roman" w:hAnsi="Times New Roman" w:cs="Times New Roman"/>
                  <w:color w:val="000000"/>
                </w:rPr>
                <w:delText>yr</w:delText>
              </w:r>
            </w:del>
            <w:ins w:id="402" w:author="Mike.Litzow" w:date="2024-04-06T15:37:00Z">
              <w:r w:rsidR="00591D04">
                <w:rPr>
                  <w:rFonts w:ascii="Times New Roman" w:eastAsia="Times New Roman" w:hAnsi="Times New Roman" w:cs="Times New Roman"/>
                  <w:color w:val="000000"/>
                </w:rPr>
                <w:t>year</w:t>
              </w:r>
            </w:ins>
            <w:r w:rsidRPr="00F84BB9">
              <w:rPr>
                <w:rFonts w:ascii="Times New Roman" w:eastAsia="Times New Roman" w:hAnsi="Times New Roman" w:cs="Times New Roman"/>
                <w:color w:val="000000"/>
              </w:rPr>
              <w:t xml:space="preserve"> rolling average</w:t>
            </w:r>
          </w:p>
        </w:tc>
        <w:tc>
          <w:tcPr>
            <w:tcW w:w="1230" w:type="dxa"/>
            <w:shd w:val="clear" w:color="auto" w:fill="auto"/>
            <w:noWrap/>
            <w:vAlign w:val="bottom"/>
          </w:tcPr>
          <w:p w14:paraId="7304864C" w14:textId="6B90B914" w:rsidR="00E30C17" w:rsidRPr="00F84BB9" w:rsidRDefault="00E30C17" w:rsidP="00E30C1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All preceding </w:t>
            </w:r>
            <w:del w:id="403" w:author="Mike.Litzow" w:date="2024-04-06T15:07:00Z">
              <w:r w:rsidDel="009349FC">
                <w:rPr>
                  <w:rFonts w:ascii="Times New Roman" w:eastAsia="Times New Roman" w:hAnsi="Times New Roman" w:cs="Times New Roman"/>
                  <w:color w:val="000000"/>
                </w:rPr>
                <w:delText>yr</w:delText>
              </w:r>
            </w:del>
            <w:ins w:id="404" w:author="Mike.Litzow" w:date="2024-04-06T15:37:00Z">
              <w:r w:rsidR="00591D04">
                <w:rPr>
                  <w:rFonts w:ascii="Times New Roman" w:eastAsia="Times New Roman" w:hAnsi="Times New Roman" w:cs="Times New Roman"/>
                  <w:color w:val="000000"/>
                </w:rPr>
                <w:t>year</w:t>
              </w:r>
            </w:ins>
            <w:del w:id="405" w:author="Mike.Litzow" w:date="2024-04-06T15:07:00Z">
              <w:r w:rsidDel="009349FC">
                <w:rPr>
                  <w:rFonts w:ascii="Times New Roman" w:eastAsia="Times New Roman" w:hAnsi="Times New Roman" w:cs="Times New Roman"/>
                  <w:color w:val="000000"/>
                </w:rPr>
                <w:delText>s</w:delText>
              </w:r>
            </w:del>
            <w:ins w:id="406" w:author="Mike.Litzow" w:date="2024-04-06T15:07:00Z">
              <w:r w:rsidR="009349FC">
                <w:rPr>
                  <w:rFonts w:ascii="Times New Roman" w:eastAsia="Times New Roman" w:hAnsi="Times New Roman" w:cs="Times New Roman"/>
                  <w:color w:val="000000"/>
                </w:rPr>
                <w:t>years</w:t>
              </w:r>
            </w:ins>
          </w:p>
        </w:tc>
        <w:tc>
          <w:tcPr>
            <w:tcW w:w="1337" w:type="dxa"/>
            <w:shd w:val="clear" w:color="auto" w:fill="auto"/>
            <w:noWrap/>
            <w:vAlign w:val="bottom"/>
          </w:tcPr>
          <w:p w14:paraId="0FA1096C" w14:textId="2A192D47" w:rsidR="00E30C17" w:rsidRPr="007543E1" w:rsidRDefault="00E30C17" w:rsidP="00E30C17">
            <w:pPr>
              <w:spacing w:after="0" w:line="240" w:lineRule="auto"/>
              <w:rPr>
                <w:rFonts w:ascii="Times New Roman" w:eastAsia="Times New Roman" w:hAnsi="Times New Roman" w:cs="Times New Roman"/>
                <w:color w:val="000000"/>
              </w:rPr>
            </w:pPr>
            <w:r w:rsidRPr="007543E1">
              <w:rPr>
                <w:rFonts w:ascii="Times New Roman" w:eastAsia="Times New Roman" w:hAnsi="Times New Roman" w:cs="Times New Roman"/>
                <w:color w:val="000000"/>
              </w:rPr>
              <w:t>M</w:t>
            </w:r>
            <w:r w:rsidRPr="00F84BB9">
              <w:rPr>
                <w:rFonts w:ascii="Times New Roman" w:eastAsia="Times New Roman" w:hAnsi="Times New Roman" w:cs="Times New Roman"/>
                <w:color w:val="000000"/>
              </w:rPr>
              <w:t xml:space="preserve">egalopae-age 2 </w:t>
            </w:r>
            <w:del w:id="407" w:author="Mike.Litzow" w:date="2024-04-06T15:37:00Z">
              <w:r w:rsidRPr="00F84BB9" w:rsidDel="00591D04">
                <w:rPr>
                  <w:rFonts w:ascii="Times New Roman" w:eastAsia="Times New Roman" w:hAnsi="Times New Roman" w:cs="Times New Roman"/>
                  <w:color w:val="000000"/>
                </w:rPr>
                <w:delText>yr</w:delText>
              </w:r>
            </w:del>
            <w:ins w:id="408" w:author="Mike.Litzow" w:date="2024-04-06T15:37:00Z">
              <w:r w:rsidR="00591D04">
                <w:rPr>
                  <w:rFonts w:ascii="Times New Roman" w:eastAsia="Times New Roman" w:hAnsi="Times New Roman" w:cs="Times New Roman"/>
                  <w:color w:val="000000"/>
                </w:rPr>
                <w:t>year</w:t>
              </w:r>
            </w:ins>
            <w:r w:rsidRPr="007543E1">
              <w:rPr>
                <w:rFonts w:ascii="Times New Roman" w:eastAsia="Times New Roman" w:hAnsi="Times New Roman" w:cs="Times New Roman"/>
                <w:color w:val="000000"/>
              </w:rPr>
              <w:t xml:space="preserve"> </w:t>
            </w:r>
            <w:r w:rsidRPr="00F84BB9">
              <w:rPr>
                <w:rFonts w:ascii="Times New Roman" w:eastAsia="Times New Roman" w:hAnsi="Times New Roman" w:cs="Times New Roman"/>
                <w:color w:val="000000"/>
              </w:rPr>
              <w:t>juvenile</w:t>
            </w:r>
          </w:p>
        </w:tc>
        <w:tc>
          <w:tcPr>
            <w:tcW w:w="1329" w:type="dxa"/>
            <w:shd w:val="clear" w:color="auto" w:fill="auto"/>
            <w:noWrap/>
            <w:vAlign w:val="bottom"/>
          </w:tcPr>
          <w:p w14:paraId="2FF338CC" w14:textId="77777777" w:rsidR="00E30C17" w:rsidRPr="00F84BB9" w:rsidRDefault="00E30C17" w:rsidP="00E30C17">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w:t>
            </w:r>
          </w:p>
        </w:tc>
        <w:tc>
          <w:tcPr>
            <w:tcW w:w="1671" w:type="dxa"/>
            <w:shd w:val="clear" w:color="auto" w:fill="auto"/>
            <w:noWrap/>
            <w:vAlign w:val="bottom"/>
          </w:tcPr>
          <w:p w14:paraId="20D6A54E" w14:textId="77777777" w:rsidR="00E30C17" w:rsidRPr="00F84BB9" w:rsidRDefault="00E30C17" w:rsidP="00E30C17">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Predation</w:t>
            </w:r>
          </w:p>
        </w:tc>
        <w:tc>
          <w:tcPr>
            <w:tcW w:w="2299" w:type="dxa"/>
          </w:tcPr>
          <w:p w14:paraId="659067D7" w14:textId="77777777" w:rsidR="00E30C17" w:rsidRDefault="00E30C17" w:rsidP="00E30C1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Livingston 1989, Lang et al 2003, 2005, Marcello et al. 2012</w:t>
            </w:r>
          </w:p>
        </w:tc>
      </w:tr>
      <w:tr w:rsidR="00E30C17" w:rsidRPr="00F84BB9" w14:paraId="557A5D0C" w14:textId="77777777" w:rsidTr="00E30C17">
        <w:trPr>
          <w:trHeight w:val="220"/>
        </w:trPr>
        <w:tc>
          <w:tcPr>
            <w:tcW w:w="1579" w:type="dxa"/>
            <w:shd w:val="clear" w:color="auto" w:fill="auto"/>
            <w:noWrap/>
            <w:vAlign w:val="bottom"/>
            <w:hideMark/>
          </w:tcPr>
          <w:p w14:paraId="63D1C46A" w14:textId="77777777" w:rsidR="00E30C17" w:rsidRPr="00F84BB9" w:rsidRDefault="00E30C17" w:rsidP="00E30C17">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Flathead sole</w:t>
            </w:r>
          </w:p>
        </w:tc>
        <w:tc>
          <w:tcPr>
            <w:tcW w:w="1230" w:type="dxa"/>
            <w:shd w:val="clear" w:color="auto" w:fill="auto"/>
            <w:noWrap/>
            <w:vAlign w:val="bottom"/>
            <w:hideMark/>
          </w:tcPr>
          <w:p w14:paraId="0168F73F" w14:textId="22EABDC2" w:rsidR="00E30C17" w:rsidRPr="00F84BB9" w:rsidRDefault="00E30C17" w:rsidP="00E30C17">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 xml:space="preserve">2 </w:t>
            </w:r>
            <w:del w:id="409" w:author="Mike.Litzow" w:date="2024-04-06T15:37:00Z">
              <w:r w:rsidRPr="00F84BB9" w:rsidDel="00591D04">
                <w:rPr>
                  <w:rFonts w:ascii="Times New Roman" w:eastAsia="Times New Roman" w:hAnsi="Times New Roman" w:cs="Times New Roman"/>
                  <w:color w:val="000000"/>
                </w:rPr>
                <w:delText>yr</w:delText>
              </w:r>
            </w:del>
            <w:ins w:id="410" w:author="Mike.Litzow" w:date="2024-04-06T15:37:00Z">
              <w:r w:rsidR="00591D04">
                <w:rPr>
                  <w:rFonts w:ascii="Times New Roman" w:eastAsia="Times New Roman" w:hAnsi="Times New Roman" w:cs="Times New Roman"/>
                  <w:color w:val="000000"/>
                </w:rPr>
                <w:t>year</w:t>
              </w:r>
            </w:ins>
          </w:p>
        </w:tc>
        <w:tc>
          <w:tcPr>
            <w:tcW w:w="1337" w:type="dxa"/>
            <w:shd w:val="clear" w:color="auto" w:fill="auto"/>
            <w:noWrap/>
            <w:vAlign w:val="bottom"/>
            <w:hideMark/>
          </w:tcPr>
          <w:p w14:paraId="32E1CC1B" w14:textId="77777777" w:rsidR="00E30C17" w:rsidRPr="00F84BB9" w:rsidRDefault="00E30C17" w:rsidP="00E30C17">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1st year juvenile</w:t>
            </w:r>
          </w:p>
        </w:tc>
        <w:tc>
          <w:tcPr>
            <w:tcW w:w="1329" w:type="dxa"/>
            <w:shd w:val="clear" w:color="auto" w:fill="auto"/>
            <w:noWrap/>
            <w:vAlign w:val="bottom"/>
            <w:hideMark/>
          </w:tcPr>
          <w:p w14:paraId="1B6005B3" w14:textId="77777777" w:rsidR="00E30C17" w:rsidRPr="00F84BB9" w:rsidRDefault="00E30C17" w:rsidP="00E30C17">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w:t>
            </w:r>
          </w:p>
        </w:tc>
        <w:tc>
          <w:tcPr>
            <w:tcW w:w="1671" w:type="dxa"/>
            <w:shd w:val="clear" w:color="auto" w:fill="auto"/>
            <w:noWrap/>
            <w:vAlign w:val="bottom"/>
            <w:hideMark/>
          </w:tcPr>
          <w:p w14:paraId="4DC7537E" w14:textId="77777777" w:rsidR="00E30C17" w:rsidRPr="00F84BB9" w:rsidRDefault="00E30C17" w:rsidP="00E30C17">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Predation</w:t>
            </w:r>
          </w:p>
        </w:tc>
        <w:tc>
          <w:tcPr>
            <w:tcW w:w="2299" w:type="dxa"/>
          </w:tcPr>
          <w:p w14:paraId="72DAF874" w14:textId="77777777" w:rsidR="00E30C17" w:rsidRPr="00F84BB9" w:rsidRDefault="00E30C17" w:rsidP="00E30C1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Pacunski et al. 1998, Lang et al 2003, 2005, </w:t>
            </w:r>
          </w:p>
        </w:tc>
      </w:tr>
      <w:tr w:rsidR="00E30C17" w:rsidRPr="00F84BB9" w14:paraId="4B1891E5" w14:textId="77777777" w:rsidTr="00E30C17">
        <w:trPr>
          <w:trHeight w:val="220"/>
        </w:trPr>
        <w:tc>
          <w:tcPr>
            <w:tcW w:w="1579" w:type="dxa"/>
            <w:shd w:val="clear" w:color="auto" w:fill="auto"/>
            <w:noWrap/>
            <w:vAlign w:val="bottom"/>
            <w:hideMark/>
          </w:tcPr>
          <w:p w14:paraId="52506635" w14:textId="227E8176" w:rsidR="00E30C17" w:rsidRPr="00F84BB9" w:rsidRDefault="00E30C17" w:rsidP="00E30C17">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 xml:space="preserve">Flathead sole - 2 </w:t>
            </w:r>
            <w:del w:id="411" w:author="Mike.Litzow" w:date="2024-04-06T15:37:00Z">
              <w:r w:rsidRPr="00F84BB9" w:rsidDel="00591D04">
                <w:rPr>
                  <w:rFonts w:ascii="Times New Roman" w:eastAsia="Times New Roman" w:hAnsi="Times New Roman" w:cs="Times New Roman"/>
                  <w:color w:val="000000"/>
                </w:rPr>
                <w:delText>yr</w:delText>
              </w:r>
            </w:del>
            <w:ins w:id="412" w:author="Mike.Litzow" w:date="2024-04-06T15:37:00Z">
              <w:r w:rsidR="00591D04">
                <w:rPr>
                  <w:rFonts w:ascii="Times New Roman" w:eastAsia="Times New Roman" w:hAnsi="Times New Roman" w:cs="Times New Roman"/>
                  <w:color w:val="000000"/>
                </w:rPr>
                <w:t>year</w:t>
              </w:r>
            </w:ins>
            <w:r w:rsidRPr="00F84BB9">
              <w:rPr>
                <w:rFonts w:ascii="Times New Roman" w:eastAsia="Times New Roman" w:hAnsi="Times New Roman" w:cs="Times New Roman"/>
                <w:color w:val="000000"/>
              </w:rPr>
              <w:t xml:space="preserve"> rolling average</w:t>
            </w:r>
          </w:p>
        </w:tc>
        <w:tc>
          <w:tcPr>
            <w:tcW w:w="1230" w:type="dxa"/>
            <w:shd w:val="clear" w:color="auto" w:fill="auto"/>
            <w:noWrap/>
            <w:vAlign w:val="bottom"/>
            <w:hideMark/>
          </w:tcPr>
          <w:p w14:paraId="716DD8B7" w14:textId="6A39585E" w:rsidR="00E30C17" w:rsidRPr="00F84BB9" w:rsidRDefault="00E30C17" w:rsidP="00E30C17">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 xml:space="preserve">1 </w:t>
            </w:r>
            <w:del w:id="413" w:author="Mike.Litzow" w:date="2024-04-06T15:37:00Z">
              <w:r w:rsidRPr="00F84BB9" w:rsidDel="00591D04">
                <w:rPr>
                  <w:rFonts w:ascii="Times New Roman" w:eastAsia="Times New Roman" w:hAnsi="Times New Roman" w:cs="Times New Roman"/>
                  <w:color w:val="000000"/>
                </w:rPr>
                <w:delText>yr</w:delText>
              </w:r>
            </w:del>
            <w:ins w:id="414" w:author="Mike.Litzow" w:date="2024-04-06T15:37:00Z">
              <w:r w:rsidR="00591D04">
                <w:rPr>
                  <w:rFonts w:ascii="Times New Roman" w:eastAsia="Times New Roman" w:hAnsi="Times New Roman" w:cs="Times New Roman"/>
                  <w:color w:val="000000"/>
                </w:rPr>
                <w:t>year</w:t>
              </w:r>
            </w:ins>
          </w:p>
        </w:tc>
        <w:tc>
          <w:tcPr>
            <w:tcW w:w="1337" w:type="dxa"/>
            <w:shd w:val="clear" w:color="auto" w:fill="auto"/>
            <w:noWrap/>
            <w:vAlign w:val="bottom"/>
            <w:hideMark/>
          </w:tcPr>
          <w:p w14:paraId="1E1FE00A" w14:textId="34FFF972" w:rsidR="00E30C17" w:rsidRPr="00F84BB9" w:rsidRDefault="00E30C17" w:rsidP="00E30C17">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 xml:space="preserve">1st and 2nd </w:t>
            </w:r>
            <w:del w:id="415" w:author="Mike.Litzow" w:date="2024-04-06T15:37:00Z">
              <w:r w:rsidRPr="00F84BB9" w:rsidDel="00591D04">
                <w:rPr>
                  <w:rFonts w:ascii="Times New Roman" w:eastAsia="Times New Roman" w:hAnsi="Times New Roman" w:cs="Times New Roman"/>
                  <w:color w:val="000000"/>
                </w:rPr>
                <w:delText>yr</w:delText>
              </w:r>
            </w:del>
            <w:ins w:id="416" w:author="Mike.Litzow" w:date="2024-04-06T15:37:00Z">
              <w:r w:rsidR="00591D04">
                <w:rPr>
                  <w:rFonts w:ascii="Times New Roman" w:eastAsia="Times New Roman" w:hAnsi="Times New Roman" w:cs="Times New Roman"/>
                  <w:color w:val="000000"/>
                </w:rPr>
                <w:t>year</w:t>
              </w:r>
            </w:ins>
            <w:r w:rsidRPr="00F84BB9">
              <w:rPr>
                <w:rFonts w:ascii="Times New Roman" w:eastAsia="Times New Roman" w:hAnsi="Times New Roman" w:cs="Times New Roman"/>
                <w:color w:val="000000"/>
              </w:rPr>
              <w:t xml:space="preserve"> juveniles</w:t>
            </w:r>
          </w:p>
        </w:tc>
        <w:tc>
          <w:tcPr>
            <w:tcW w:w="1329" w:type="dxa"/>
            <w:shd w:val="clear" w:color="auto" w:fill="auto"/>
            <w:noWrap/>
            <w:vAlign w:val="bottom"/>
            <w:hideMark/>
          </w:tcPr>
          <w:p w14:paraId="47E2A757" w14:textId="77777777" w:rsidR="00E30C17" w:rsidRPr="00F84BB9" w:rsidRDefault="00E30C17" w:rsidP="00E30C17">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w:t>
            </w:r>
          </w:p>
        </w:tc>
        <w:tc>
          <w:tcPr>
            <w:tcW w:w="1671" w:type="dxa"/>
            <w:shd w:val="clear" w:color="auto" w:fill="auto"/>
            <w:noWrap/>
            <w:vAlign w:val="bottom"/>
            <w:hideMark/>
          </w:tcPr>
          <w:p w14:paraId="5D3A87ED" w14:textId="77777777" w:rsidR="00E30C17" w:rsidRPr="00F84BB9" w:rsidRDefault="00E30C17" w:rsidP="00E30C17">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Predation</w:t>
            </w:r>
          </w:p>
        </w:tc>
        <w:tc>
          <w:tcPr>
            <w:tcW w:w="2299" w:type="dxa"/>
          </w:tcPr>
          <w:p w14:paraId="297D6857" w14:textId="77777777" w:rsidR="00E30C17" w:rsidRPr="00F84BB9" w:rsidRDefault="00E30C17" w:rsidP="00E30C1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Pacunski et al. 1998, Lang et al 2003, 2005, </w:t>
            </w:r>
          </w:p>
        </w:tc>
      </w:tr>
      <w:tr w:rsidR="00E30C17" w:rsidRPr="00F84BB9" w14:paraId="6E1AAE0F" w14:textId="77777777" w:rsidTr="00E30C17">
        <w:trPr>
          <w:trHeight w:val="220"/>
        </w:trPr>
        <w:tc>
          <w:tcPr>
            <w:tcW w:w="1579" w:type="dxa"/>
            <w:shd w:val="clear" w:color="auto" w:fill="auto"/>
            <w:noWrap/>
            <w:vAlign w:val="bottom"/>
            <w:hideMark/>
          </w:tcPr>
          <w:p w14:paraId="08A1D231" w14:textId="5B116873" w:rsidR="00E30C17" w:rsidRPr="00F84BB9" w:rsidRDefault="00E30C17" w:rsidP="00E30C17">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Arctic oscillation</w:t>
            </w:r>
            <w:r>
              <w:rPr>
                <w:rFonts w:ascii="Times New Roman" w:eastAsia="Times New Roman" w:hAnsi="Times New Roman" w:cs="Times New Roman"/>
                <w:color w:val="000000"/>
              </w:rPr>
              <w:t xml:space="preserve"> - 2, 3-</w:t>
            </w:r>
            <w:del w:id="417" w:author="Mike.Litzow" w:date="2024-04-06T15:37:00Z">
              <w:r w:rsidDel="00591D04">
                <w:rPr>
                  <w:rFonts w:ascii="Times New Roman" w:eastAsia="Times New Roman" w:hAnsi="Times New Roman" w:cs="Times New Roman"/>
                  <w:color w:val="000000"/>
                </w:rPr>
                <w:delText>yr</w:delText>
              </w:r>
            </w:del>
            <w:ins w:id="418" w:author="Mike.Litzow" w:date="2024-04-06T15:37:00Z">
              <w:r w:rsidR="00591D04">
                <w:rPr>
                  <w:rFonts w:ascii="Times New Roman" w:eastAsia="Times New Roman" w:hAnsi="Times New Roman" w:cs="Times New Roman"/>
                  <w:color w:val="000000"/>
                </w:rPr>
                <w:t>year</w:t>
              </w:r>
            </w:ins>
            <w:r>
              <w:rPr>
                <w:rFonts w:ascii="Times New Roman" w:eastAsia="Times New Roman" w:hAnsi="Times New Roman" w:cs="Times New Roman"/>
                <w:color w:val="000000"/>
              </w:rPr>
              <w:t xml:space="preserve"> rolling averages</w:t>
            </w:r>
          </w:p>
        </w:tc>
        <w:tc>
          <w:tcPr>
            <w:tcW w:w="1230" w:type="dxa"/>
            <w:shd w:val="clear" w:color="auto" w:fill="auto"/>
            <w:noWrap/>
            <w:vAlign w:val="bottom"/>
            <w:hideMark/>
          </w:tcPr>
          <w:p w14:paraId="430946AA" w14:textId="45E0DC0B" w:rsidR="00E30C17" w:rsidRPr="00F84BB9" w:rsidRDefault="00E30C17" w:rsidP="00E30C1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1</w:t>
            </w:r>
            <w:r w:rsidRPr="00F84BB9">
              <w:rPr>
                <w:rFonts w:ascii="Times New Roman" w:eastAsia="Times New Roman" w:hAnsi="Times New Roman" w:cs="Times New Roman"/>
                <w:color w:val="000000"/>
              </w:rPr>
              <w:t xml:space="preserve"> </w:t>
            </w:r>
            <w:del w:id="419" w:author="Mike.Litzow" w:date="2024-04-06T15:37:00Z">
              <w:r w:rsidRPr="00F84BB9" w:rsidDel="00591D04">
                <w:rPr>
                  <w:rFonts w:ascii="Times New Roman" w:eastAsia="Times New Roman" w:hAnsi="Times New Roman" w:cs="Times New Roman"/>
                  <w:color w:val="000000"/>
                </w:rPr>
                <w:delText>yr</w:delText>
              </w:r>
            </w:del>
            <w:ins w:id="420" w:author="Mike.Litzow" w:date="2024-04-06T15:37:00Z">
              <w:r w:rsidR="00591D04">
                <w:rPr>
                  <w:rFonts w:ascii="Times New Roman" w:eastAsia="Times New Roman" w:hAnsi="Times New Roman" w:cs="Times New Roman"/>
                  <w:color w:val="000000"/>
                </w:rPr>
                <w:t>year</w:t>
              </w:r>
            </w:ins>
          </w:p>
        </w:tc>
        <w:tc>
          <w:tcPr>
            <w:tcW w:w="1337" w:type="dxa"/>
            <w:shd w:val="clear" w:color="auto" w:fill="auto"/>
            <w:noWrap/>
            <w:vAlign w:val="bottom"/>
            <w:hideMark/>
          </w:tcPr>
          <w:p w14:paraId="55E8CFAF" w14:textId="5E666AC9" w:rsidR="00E30C17" w:rsidRPr="00F84BB9" w:rsidRDefault="00E30C17" w:rsidP="00E30C17">
            <w:pPr>
              <w:spacing w:after="0" w:line="240" w:lineRule="auto"/>
              <w:rPr>
                <w:rFonts w:ascii="Times New Roman" w:eastAsia="Times New Roman" w:hAnsi="Times New Roman" w:cs="Times New Roman"/>
                <w:color w:val="000000"/>
              </w:rPr>
            </w:pPr>
            <w:r w:rsidRPr="007543E1">
              <w:rPr>
                <w:rFonts w:ascii="Times New Roman" w:eastAsia="Times New Roman" w:hAnsi="Times New Roman" w:cs="Times New Roman"/>
                <w:color w:val="000000"/>
              </w:rPr>
              <w:t>Z</w:t>
            </w:r>
            <w:r w:rsidRPr="00F84BB9">
              <w:rPr>
                <w:rFonts w:ascii="Times New Roman" w:eastAsia="Times New Roman" w:hAnsi="Times New Roman" w:cs="Times New Roman"/>
                <w:color w:val="000000"/>
              </w:rPr>
              <w:t>oea</w:t>
            </w:r>
            <w:r>
              <w:rPr>
                <w:rFonts w:ascii="Times New Roman" w:eastAsia="Times New Roman" w:hAnsi="Times New Roman" w:cs="Times New Roman"/>
                <w:color w:val="000000"/>
              </w:rPr>
              <w:t>e</w:t>
            </w:r>
            <w:r w:rsidRPr="00F84BB9">
              <w:rPr>
                <w:rFonts w:ascii="Times New Roman" w:eastAsia="Times New Roman" w:hAnsi="Times New Roman" w:cs="Times New Roman"/>
                <w:color w:val="000000"/>
              </w:rPr>
              <w:t xml:space="preserve">-age 2 </w:t>
            </w:r>
            <w:del w:id="421" w:author="Mike.Litzow" w:date="2024-04-06T15:37:00Z">
              <w:r w:rsidRPr="00F84BB9" w:rsidDel="00591D04">
                <w:rPr>
                  <w:rFonts w:ascii="Times New Roman" w:eastAsia="Times New Roman" w:hAnsi="Times New Roman" w:cs="Times New Roman"/>
                  <w:color w:val="000000"/>
                </w:rPr>
                <w:delText>yr</w:delText>
              </w:r>
            </w:del>
            <w:ins w:id="422" w:author="Mike.Litzow" w:date="2024-04-06T15:37:00Z">
              <w:r w:rsidR="00591D04">
                <w:rPr>
                  <w:rFonts w:ascii="Times New Roman" w:eastAsia="Times New Roman" w:hAnsi="Times New Roman" w:cs="Times New Roman"/>
                  <w:color w:val="000000"/>
                </w:rPr>
                <w:t>year</w:t>
              </w:r>
            </w:ins>
            <w:r w:rsidRPr="00F84BB9">
              <w:rPr>
                <w:rFonts w:ascii="Times New Roman" w:eastAsia="Times New Roman" w:hAnsi="Times New Roman" w:cs="Times New Roman"/>
                <w:color w:val="000000"/>
              </w:rPr>
              <w:t xml:space="preserve"> juvenile</w:t>
            </w:r>
          </w:p>
        </w:tc>
        <w:tc>
          <w:tcPr>
            <w:tcW w:w="1329" w:type="dxa"/>
            <w:shd w:val="clear" w:color="auto" w:fill="auto"/>
            <w:noWrap/>
            <w:vAlign w:val="bottom"/>
            <w:hideMark/>
          </w:tcPr>
          <w:p w14:paraId="5F7443F0" w14:textId="77777777" w:rsidR="00E30C17" w:rsidRPr="00F84BB9" w:rsidRDefault="00E30C17" w:rsidP="00E30C17">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w:t>
            </w:r>
          </w:p>
        </w:tc>
        <w:tc>
          <w:tcPr>
            <w:tcW w:w="1671" w:type="dxa"/>
            <w:shd w:val="clear" w:color="auto" w:fill="auto"/>
            <w:noWrap/>
            <w:vAlign w:val="bottom"/>
            <w:hideMark/>
          </w:tcPr>
          <w:p w14:paraId="0A5F4673" w14:textId="77777777" w:rsidR="00E30C17" w:rsidRPr="00F84BB9" w:rsidRDefault="00E30C17" w:rsidP="00E30C17">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Feeding and growth</w:t>
            </w:r>
          </w:p>
        </w:tc>
        <w:tc>
          <w:tcPr>
            <w:tcW w:w="2299" w:type="dxa"/>
          </w:tcPr>
          <w:p w14:paraId="041E71B6" w14:textId="77777777" w:rsidR="00E30C17" w:rsidRDefault="00E30C17" w:rsidP="00E30C1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Incze et al. 1982, Incze 1983, Coyle and Pinchuk 2002, Zheng and Kruse 2006, </w:t>
            </w:r>
          </w:p>
          <w:p w14:paraId="1EFD14FB" w14:textId="77777777" w:rsidR="00E30C17" w:rsidRPr="00F84BB9" w:rsidRDefault="00E30C17" w:rsidP="00E30C1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Menge et al. 2011, Szuwalski et al. 2021</w:t>
            </w:r>
          </w:p>
        </w:tc>
      </w:tr>
      <w:tr w:rsidR="00E30C17" w:rsidRPr="00F84BB9" w14:paraId="7E0AE853" w14:textId="77777777" w:rsidTr="00E30C17">
        <w:trPr>
          <w:trHeight w:val="220"/>
        </w:trPr>
        <w:tc>
          <w:tcPr>
            <w:tcW w:w="1579" w:type="dxa"/>
            <w:shd w:val="clear" w:color="auto" w:fill="auto"/>
            <w:noWrap/>
            <w:vAlign w:val="bottom"/>
          </w:tcPr>
          <w:p w14:paraId="10945D3A" w14:textId="1A1B843A" w:rsidR="00E30C17" w:rsidRPr="00F84BB9" w:rsidRDefault="00E30C17" w:rsidP="00E30C17">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 xml:space="preserve">PDO </w:t>
            </w:r>
            <w:r>
              <w:rPr>
                <w:rFonts w:ascii="Times New Roman" w:eastAsia="Times New Roman" w:hAnsi="Times New Roman" w:cs="Times New Roman"/>
                <w:color w:val="000000"/>
              </w:rPr>
              <w:t>-</w:t>
            </w:r>
            <w:r w:rsidRPr="00F84BB9">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 xml:space="preserve">2, </w:t>
            </w:r>
            <w:r w:rsidRPr="00F84BB9">
              <w:rPr>
                <w:rFonts w:ascii="Times New Roman" w:eastAsia="Times New Roman" w:hAnsi="Times New Roman" w:cs="Times New Roman"/>
                <w:color w:val="000000"/>
              </w:rPr>
              <w:t xml:space="preserve">3 </w:t>
            </w:r>
            <w:del w:id="423" w:author="Mike.Litzow" w:date="2024-04-06T15:37:00Z">
              <w:r w:rsidRPr="00F84BB9" w:rsidDel="00591D04">
                <w:rPr>
                  <w:rFonts w:ascii="Times New Roman" w:eastAsia="Times New Roman" w:hAnsi="Times New Roman" w:cs="Times New Roman"/>
                  <w:color w:val="000000"/>
                </w:rPr>
                <w:delText>yr</w:delText>
              </w:r>
            </w:del>
            <w:ins w:id="424" w:author="Mike.Litzow" w:date="2024-04-06T15:37:00Z">
              <w:r w:rsidR="00591D04">
                <w:rPr>
                  <w:rFonts w:ascii="Times New Roman" w:eastAsia="Times New Roman" w:hAnsi="Times New Roman" w:cs="Times New Roman"/>
                  <w:color w:val="000000"/>
                </w:rPr>
                <w:t>year</w:t>
              </w:r>
            </w:ins>
            <w:r w:rsidRPr="00F84BB9">
              <w:rPr>
                <w:rFonts w:ascii="Times New Roman" w:eastAsia="Times New Roman" w:hAnsi="Times New Roman" w:cs="Times New Roman"/>
                <w:color w:val="000000"/>
              </w:rPr>
              <w:t xml:space="preserve"> rolling average</w:t>
            </w:r>
            <w:r>
              <w:rPr>
                <w:rFonts w:ascii="Times New Roman" w:eastAsia="Times New Roman" w:hAnsi="Times New Roman" w:cs="Times New Roman"/>
                <w:color w:val="000000"/>
              </w:rPr>
              <w:t>s</w:t>
            </w:r>
          </w:p>
        </w:tc>
        <w:tc>
          <w:tcPr>
            <w:tcW w:w="1230" w:type="dxa"/>
            <w:shd w:val="clear" w:color="auto" w:fill="auto"/>
            <w:noWrap/>
            <w:vAlign w:val="bottom"/>
          </w:tcPr>
          <w:p w14:paraId="26C94394" w14:textId="2CAC6B6E" w:rsidR="00E30C17" w:rsidRPr="00F84BB9" w:rsidRDefault="00E30C17" w:rsidP="00E30C17">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 xml:space="preserve">1 </w:t>
            </w:r>
            <w:del w:id="425" w:author="Mike.Litzow" w:date="2024-04-06T15:37:00Z">
              <w:r w:rsidRPr="00F84BB9" w:rsidDel="00591D04">
                <w:rPr>
                  <w:rFonts w:ascii="Times New Roman" w:eastAsia="Times New Roman" w:hAnsi="Times New Roman" w:cs="Times New Roman"/>
                  <w:color w:val="000000"/>
                </w:rPr>
                <w:delText>yr</w:delText>
              </w:r>
            </w:del>
            <w:ins w:id="426" w:author="Mike.Litzow" w:date="2024-04-06T15:37:00Z">
              <w:r w:rsidR="00591D04">
                <w:rPr>
                  <w:rFonts w:ascii="Times New Roman" w:eastAsia="Times New Roman" w:hAnsi="Times New Roman" w:cs="Times New Roman"/>
                  <w:color w:val="000000"/>
                </w:rPr>
                <w:t>year</w:t>
              </w:r>
            </w:ins>
          </w:p>
        </w:tc>
        <w:tc>
          <w:tcPr>
            <w:tcW w:w="1337" w:type="dxa"/>
            <w:shd w:val="clear" w:color="auto" w:fill="auto"/>
            <w:noWrap/>
            <w:vAlign w:val="bottom"/>
          </w:tcPr>
          <w:p w14:paraId="12323F83" w14:textId="6DA223F0" w:rsidR="00E30C17" w:rsidRPr="00F84BB9" w:rsidRDefault="00E30C17" w:rsidP="00E30C17">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Zoea</w:t>
            </w:r>
            <w:r>
              <w:rPr>
                <w:rFonts w:ascii="Times New Roman" w:eastAsia="Times New Roman" w:hAnsi="Times New Roman" w:cs="Times New Roman"/>
                <w:color w:val="000000"/>
              </w:rPr>
              <w:t>e</w:t>
            </w:r>
            <w:r w:rsidRPr="00F84BB9">
              <w:rPr>
                <w:rFonts w:ascii="Times New Roman" w:eastAsia="Times New Roman" w:hAnsi="Times New Roman" w:cs="Times New Roman"/>
                <w:color w:val="000000"/>
              </w:rPr>
              <w:t>-</w:t>
            </w:r>
            <w:r>
              <w:rPr>
                <w:rFonts w:ascii="Times New Roman" w:eastAsia="Times New Roman" w:hAnsi="Times New Roman" w:cs="Times New Roman"/>
                <w:color w:val="000000"/>
              </w:rPr>
              <w:t xml:space="preserve">age 2 </w:t>
            </w:r>
            <w:del w:id="427" w:author="Mike.Litzow" w:date="2024-04-06T15:37:00Z">
              <w:r w:rsidDel="00591D04">
                <w:rPr>
                  <w:rFonts w:ascii="Times New Roman" w:eastAsia="Times New Roman" w:hAnsi="Times New Roman" w:cs="Times New Roman"/>
                  <w:color w:val="000000"/>
                </w:rPr>
                <w:delText>yr</w:delText>
              </w:r>
            </w:del>
            <w:ins w:id="428" w:author="Mike.Litzow" w:date="2024-04-06T15:37:00Z">
              <w:r w:rsidR="00591D04">
                <w:rPr>
                  <w:rFonts w:ascii="Times New Roman" w:eastAsia="Times New Roman" w:hAnsi="Times New Roman" w:cs="Times New Roman"/>
                  <w:color w:val="000000"/>
                </w:rPr>
                <w:t>year</w:t>
              </w:r>
            </w:ins>
            <w:r>
              <w:rPr>
                <w:rFonts w:ascii="Times New Roman" w:eastAsia="Times New Roman" w:hAnsi="Times New Roman" w:cs="Times New Roman"/>
                <w:color w:val="000000"/>
              </w:rPr>
              <w:t xml:space="preserve"> </w:t>
            </w:r>
            <w:r w:rsidRPr="00F84BB9">
              <w:rPr>
                <w:rFonts w:ascii="Times New Roman" w:eastAsia="Times New Roman" w:hAnsi="Times New Roman" w:cs="Times New Roman"/>
                <w:color w:val="000000"/>
              </w:rPr>
              <w:t>juvenile</w:t>
            </w:r>
          </w:p>
        </w:tc>
        <w:tc>
          <w:tcPr>
            <w:tcW w:w="1329" w:type="dxa"/>
            <w:shd w:val="clear" w:color="auto" w:fill="auto"/>
            <w:noWrap/>
            <w:vAlign w:val="bottom"/>
          </w:tcPr>
          <w:p w14:paraId="2CBB47A7" w14:textId="77777777" w:rsidR="00E30C17" w:rsidRPr="00F84BB9" w:rsidRDefault="00E30C17" w:rsidP="00E30C17">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w:t>
            </w:r>
          </w:p>
        </w:tc>
        <w:tc>
          <w:tcPr>
            <w:tcW w:w="1671" w:type="dxa"/>
            <w:shd w:val="clear" w:color="auto" w:fill="auto"/>
            <w:noWrap/>
            <w:vAlign w:val="bottom"/>
          </w:tcPr>
          <w:p w14:paraId="27B89AF3" w14:textId="77777777" w:rsidR="00E30C17" w:rsidRDefault="00E30C17" w:rsidP="00E30C17">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Feeding/growth/</w:t>
            </w:r>
          </w:p>
          <w:p w14:paraId="701D287A" w14:textId="77777777" w:rsidR="00E30C17" w:rsidRPr="00F84BB9" w:rsidRDefault="00E30C17" w:rsidP="00E30C17">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thermal tolerances</w:t>
            </w:r>
          </w:p>
        </w:tc>
        <w:tc>
          <w:tcPr>
            <w:tcW w:w="2299" w:type="dxa"/>
          </w:tcPr>
          <w:p w14:paraId="29A6C61C" w14:textId="77777777" w:rsidR="00E30C17" w:rsidRPr="00F84BB9" w:rsidRDefault="00E30C17" w:rsidP="00E30C1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Incze et al. 1982,  Incze 1983, Coyle and Pinchuk 2002, Zheng and Kruse 2006, Menge et al. 2011</w:t>
            </w:r>
          </w:p>
        </w:tc>
      </w:tr>
      <w:tr w:rsidR="00E30C17" w:rsidRPr="00F84BB9" w14:paraId="6ED6B89C" w14:textId="77777777" w:rsidTr="00E30C17">
        <w:trPr>
          <w:trHeight w:val="220"/>
        </w:trPr>
        <w:tc>
          <w:tcPr>
            <w:tcW w:w="1579" w:type="dxa"/>
            <w:shd w:val="clear" w:color="auto" w:fill="auto"/>
            <w:noWrap/>
            <w:vAlign w:val="bottom"/>
            <w:hideMark/>
          </w:tcPr>
          <w:p w14:paraId="037FB549" w14:textId="0049AB3F" w:rsidR="00E30C17" w:rsidRPr="00F84BB9" w:rsidRDefault="00E30C17" w:rsidP="00E30C17">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 xml:space="preserve">NBT - 3 </w:t>
            </w:r>
            <w:del w:id="429" w:author="Mike.Litzow" w:date="2024-04-06T15:37:00Z">
              <w:r w:rsidRPr="00F84BB9" w:rsidDel="00591D04">
                <w:rPr>
                  <w:rFonts w:ascii="Times New Roman" w:eastAsia="Times New Roman" w:hAnsi="Times New Roman" w:cs="Times New Roman"/>
                  <w:color w:val="000000"/>
                </w:rPr>
                <w:delText>yr</w:delText>
              </w:r>
            </w:del>
            <w:ins w:id="430" w:author="Mike.Litzow" w:date="2024-04-06T15:37:00Z">
              <w:r w:rsidR="00591D04">
                <w:rPr>
                  <w:rFonts w:ascii="Times New Roman" w:eastAsia="Times New Roman" w:hAnsi="Times New Roman" w:cs="Times New Roman"/>
                  <w:color w:val="000000"/>
                </w:rPr>
                <w:t>year</w:t>
              </w:r>
            </w:ins>
            <w:r w:rsidRPr="00F84BB9">
              <w:rPr>
                <w:rFonts w:ascii="Times New Roman" w:eastAsia="Times New Roman" w:hAnsi="Times New Roman" w:cs="Times New Roman"/>
                <w:color w:val="000000"/>
              </w:rPr>
              <w:t xml:space="preserve"> rolling average</w:t>
            </w:r>
          </w:p>
        </w:tc>
        <w:tc>
          <w:tcPr>
            <w:tcW w:w="1230" w:type="dxa"/>
            <w:shd w:val="clear" w:color="auto" w:fill="auto"/>
            <w:noWrap/>
            <w:vAlign w:val="bottom"/>
            <w:hideMark/>
          </w:tcPr>
          <w:p w14:paraId="555A722F" w14:textId="253B4982" w:rsidR="00E30C17" w:rsidRPr="00F84BB9" w:rsidRDefault="00E30C17" w:rsidP="00E30C17">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 xml:space="preserve">1 </w:t>
            </w:r>
            <w:del w:id="431" w:author="Mike.Litzow" w:date="2024-04-06T15:37:00Z">
              <w:r w:rsidRPr="00F84BB9" w:rsidDel="00591D04">
                <w:rPr>
                  <w:rFonts w:ascii="Times New Roman" w:eastAsia="Times New Roman" w:hAnsi="Times New Roman" w:cs="Times New Roman"/>
                  <w:color w:val="000000"/>
                </w:rPr>
                <w:delText>yr</w:delText>
              </w:r>
            </w:del>
            <w:ins w:id="432" w:author="Mike.Litzow" w:date="2024-04-06T15:37:00Z">
              <w:r w:rsidR="00591D04">
                <w:rPr>
                  <w:rFonts w:ascii="Times New Roman" w:eastAsia="Times New Roman" w:hAnsi="Times New Roman" w:cs="Times New Roman"/>
                  <w:color w:val="000000"/>
                </w:rPr>
                <w:t>year</w:t>
              </w:r>
            </w:ins>
          </w:p>
        </w:tc>
        <w:tc>
          <w:tcPr>
            <w:tcW w:w="1337" w:type="dxa"/>
            <w:shd w:val="clear" w:color="auto" w:fill="auto"/>
            <w:noWrap/>
            <w:vAlign w:val="bottom"/>
            <w:hideMark/>
          </w:tcPr>
          <w:p w14:paraId="09DB458D" w14:textId="77777777" w:rsidR="00E30C17" w:rsidRPr="00F84BB9" w:rsidRDefault="00E30C17" w:rsidP="00E30C17">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Megalopae - age 2 juvenile</w:t>
            </w:r>
          </w:p>
        </w:tc>
        <w:tc>
          <w:tcPr>
            <w:tcW w:w="1329" w:type="dxa"/>
            <w:shd w:val="clear" w:color="auto" w:fill="auto"/>
            <w:noWrap/>
            <w:vAlign w:val="bottom"/>
            <w:hideMark/>
          </w:tcPr>
          <w:p w14:paraId="3C07E8D9" w14:textId="77777777" w:rsidR="00E30C17" w:rsidRPr="00F84BB9" w:rsidRDefault="00E30C17" w:rsidP="00E30C17">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w:t>
            </w:r>
          </w:p>
        </w:tc>
        <w:tc>
          <w:tcPr>
            <w:tcW w:w="1671" w:type="dxa"/>
            <w:shd w:val="clear" w:color="auto" w:fill="auto"/>
            <w:noWrap/>
            <w:vAlign w:val="bottom"/>
            <w:hideMark/>
          </w:tcPr>
          <w:p w14:paraId="167C9045" w14:textId="77777777" w:rsidR="00E30C17" w:rsidRPr="00F84BB9" w:rsidRDefault="00E30C17" w:rsidP="00E30C17">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Growth/thermal tolerances</w:t>
            </w:r>
          </w:p>
        </w:tc>
        <w:tc>
          <w:tcPr>
            <w:tcW w:w="2299" w:type="dxa"/>
          </w:tcPr>
          <w:p w14:paraId="43B76CD3" w14:textId="77777777" w:rsidR="00E30C17" w:rsidRPr="00F84BB9" w:rsidRDefault="00E30C17" w:rsidP="00E30C1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Rosenkranz et al 2001, Zheng and Kruse 2006</w:t>
            </w:r>
          </w:p>
        </w:tc>
      </w:tr>
      <w:tr w:rsidR="00E30C17" w:rsidRPr="00F84BB9" w14:paraId="60C18A7B" w14:textId="77777777" w:rsidTr="00E30C17">
        <w:trPr>
          <w:trHeight w:val="220"/>
        </w:trPr>
        <w:tc>
          <w:tcPr>
            <w:tcW w:w="1579" w:type="dxa"/>
            <w:shd w:val="clear" w:color="auto" w:fill="auto"/>
            <w:noWrap/>
            <w:vAlign w:val="bottom"/>
            <w:hideMark/>
          </w:tcPr>
          <w:p w14:paraId="3E753055" w14:textId="77777777" w:rsidR="00E30C17" w:rsidRPr="00F84BB9" w:rsidRDefault="00E30C17" w:rsidP="00E30C17">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SST-May to July average</w:t>
            </w:r>
          </w:p>
        </w:tc>
        <w:tc>
          <w:tcPr>
            <w:tcW w:w="1230" w:type="dxa"/>
            <w:shd w:val="clear" w:color="auto" w:fill="auto"/>
            <w:noWrap/>
            <w:vAlign w:val="bottom"/>
            <w:hideMark/>
          </w:tcPr>
          <w:p w14:paraId="30CC09DE" w14:textId="6E7FCDDA" w:rsidR="00E30C17" w:rsidRPr="00F84BB9" w:rsidRDefault="00E30C17" w:rsidP="00E30C17">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 xml:space="preserve">3 </w:t>
            </w:r>
            <w:del w:id="433" w:author="Mike.Litzow" w:date="2024-04-06T15:37:00Z">
              <w:r w:rsidRPr="00F84BB9" w:rsidDel="00591D04">
                <w:rPr>
                  <w:rFonts w:ascii="Times New Roman" w:eastAsia="Times New Roman" w:hAnsi="Times New Roman" w:cs="Times New Roman"/>
                  <w:color w:val="000000"/>
                </w:rPr>
                <w:delText>yr</w:delText>
              </w:r>
            </w:del>
            <w:ins w:id="434" w:author="Mike.Litzow" w:date="2024-04-06T15:37:00Z">
              <w:r w:rsidR="00591D04">
                <w:rPr>
                  <w:rFonts w:ascii="Times New Roman" w:eastAsia="Times New Roman" w:hAnsi="Times New Roman" w:cs="Times New Roman"/>
                  <w:color w:val="000000"/>
                </w:rPr>
                <w:t>year</w:t>
              </w:r>
            </w:ins>
          </w:p>
        </w:tc>
        <w:tc>
          <w:tcPr>
            <w:tcW w:w="1337" w:type="dxa"/>
            <w:shd w:val="clear" w:color="auto" w:fill="auto"/>
            <w:noWrap/>
            <w:vAlign w:val="bottom"/>
            <w:hideMark/>
          </w:tcPr>
          <w:p w14:paraId="1EA34D16" w14:textId="77777777" w:rsidR="00E30C17" w:rsidRPr="00F84BB9" w:rsidRDefault="00E30C17" w:rsidP="00E30C17">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Zoea</w:t>
            </w:r>
            <w:r>
              <w:rPr>
                <w:rFonts w:ascii="Times New Roman" w:eastAsia="Times New Roman" w:hAnsi="Times New Roman" w:cs="Times New Roman"/>
                <w:color w:val="000000"/>
              </w:rPr>
              <w:t>e</w:t>
            </w:r>
          </w:p>
        </w:tc>
        <w:tc>
          <w:tcPr>
            <w:tcW w:w="1329" w:type="dxa"/>
            <w:shd w:val="clear" w:color="auto" w:fill="auto"/>
            <w:noWrap/>
            <w:vAlign w:val="bottom"/>
            <w:hideMark/>
          </w:tcPr>
          <w:p w14:paraId="79D10ABF" w14:textId="77777777" w:rsidR="00E30C17" w:rsidRPr="00F84BB9" w:rsidRDefault="00E30C17" w:rsidP="00E30C17">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w:t>
            </w:r>
          </w:p>
        </w:tc>
        <w:tc>
          <w:tcPr>
            <w:tcW w:w="1671" w:type="dxa"/>
            <w:shd w:val="clear" w:color="auto" w:fill="auto"/>
            <w:noWrap/>
            <w:vAlign w:val="bottom"/>
            <w:hideMark/>
          </w:tcPr>
          <w:p w14:paraId="639645B5" w14:textId="77777777" w:rsidR="00E30C17" w:rsidRPr="00F84BB9" w:rsidRDefault="00E30C17" w:rsidP="00E30C17">
            <w:pPr>
              <w:spacing w:after="0" w:line="240" w:lineRule="auto"/>
              <w:rPr>
                <w:rFonts w:ascii="Times New Roman" w:eastAsia="Times New Roman" w:hAnsi="Times New Roman" w:cs="Times New Roman"/>
                <w:color w:val="000000"/>
              </w:rPr>
            </w:pPr>
            <w:r w:rsidRPr="00F84BB9">
              <w:rPr>
                <w:rFonts w:ascii="Times New Roman" w:eastAsia="Times New Roman" w:hAnsi="Times New Roman" w:cs="Times New Roman"/>
                <w:color w:val="000000"/>
              </w:rPr>
              <w:t>Feeding/growth</w:t>
            </w:r>
          </w:p>
        </w:tc>
        <w:tc>
          <w:tcPr>
            <w:tcW w:w="2299" w:type="dxa"/>
          </w:tcPr>
          <w:p w14:paraId="16FD2891" w14:textId="77777777" w:rsidR="00E30C17" w:rsidRDefault="00E30C17" w:rsidP="00E30C1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Kon 1979, Incze et al. 1982, Incze 1983, </w:t>
            </w:r>
          </w:p>
          <w:p w14:paraId="090A072A" w14:textId="77777777" w:rsidR="00E30C17" w:rsidRPr="00F84BB9" w:rsidRDefault="00E30C17" w:rsidP="00E30C17">
            <w:pPr>
              <w:spacing w:after="0" w:line="240" w:lineRule="auto"/>
              <w:ind w:left="-10"/>
              <w:rPr>
                <w:rFonts w:ascii="Times New Roman" w:eastAsia="Times New Roman" w:hAnsi="Times New Roman" w:cs="Times New Roman"/>
                <w:color w:val="000000"/>
              </w:rPr>
            </w:pPr>
            <w:r>
              <w:rPr>
                <w:rFonts w:ascii="Times New Roman" w:eastAsia="Times New Roman" w:hAnsi="Times New Roman" w:cs="Times New Roman"/>
                <w:color w:val="000000"/>
              </w:rPr>
              <w:t>Smith and Vidal 2002, Coyle and Pinchuk 2002</w:t>
            </w:r>
          </w:p>
        </w:tc>
      </w:tr>
      <w:tr w:rsidR="00E30C17" w:rsidRPr="00F84BB9" w14:paraId="75E1265E" w14:textId="77777777" w:rsidTr="00E30C17">
        <w:trPr>
          <w:trHeight w:val="220"/>
        </w:trPr>
        <w:tc>
          <w:tcPr>
            <w:tcW w:w="1579" w:type="dxa"/>
            <w:shd w:val="clear" w:color="auto" w:fill="auto"/>
            <w:noWrap/>
            <w:vAlign w:val="bottom"/>
            <w:hideMark/>
          </w:tcPr>
          <w:p w14:paraId="7BEA81AC" w14:textId="77777777" w:rsidR="00E30C17" w:rsidRPr="00F84BB9" w:rsidRDefault="00E30C17" w:rsidP="00E30C1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SE wind </w:t>
            </w:r>
          </w:p>
        </w:tc>
        <w:tc>
          <w:tcPr>
            <w:tcW w:w="1230" w:type="dxa"/>
            <w:shd w:val="clear" w:color="auto" w:fill="auto"/>
            <w:noWrap/>
            <w:vAlign w:val="bottom"/>
            <w:hideMark/>
          </w:tcPr>
          <w:p w14:paraId="6E7DA063" w14:textId="38091351" w:rsidR="00E30C17" w:rsidRPr="00F84BB9" w:rsidRDefault="00E30C17" w:rsidP="00E30C1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3 </w:t>
            </w:r>
            <w:del w:id="435" w:author="Mike.Litzow" w:date="2024-04-06T15:37:00Z">
              <w:r w:rsidDel="00591D04">
                <w:rPr>
                  <w:rFonts w:ascii="Times New Roman" w:eastAsia="Times New Roman" w:hAnsi="Times New Roman" w:cs="Times New Roman"/>
                  <w:color w:val="000000"/>
                </w:rPr>
                <w:delText>yr</w:delText>
              </w:r>
            </w:del>
            <w:ins w:id="436" w:author="Mike.Litzow" w:date="2024-04-06T15:37:00Z">
              <w:r w:rsidR="00591D04">
                <w:rPr>
                  <w:rFonts w:ascii="Times New Roman" w:eastAsia="Times New Roman" w:hAnsi="Times New Roman" w:cs="Times New Roman"/>
                  <w:color w:val="000000"/>
                </w:rPr>
                <w:t>year</w:t>
              </w:r>
            </w:ins>
          </w:p>
        </w:tc>
        <w:tc>
          <w:tcPr>
            <w:tcW w:w="1337" w:type="dxa"/>
            <w:shd w:val="clear" w:color="auto" w:fill="auto"/>
            <w:noWrap/>
            <w:vAlign w:val="bottom"/>
            <w:hideMark/>
          </w:tcPr>
          <w:p w14:paraId="647EEE5F" w14:textId="77777777" w:rsidR="00E30C17" w:rsidRPr="00F84BB9" w:rsidRDefault="00E30C17" w:rsidP="00E30C1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Zoeae</w:t>
            </w:r>
          </w:p>
        </w:tc>
        <w:tc>
          <w:tcPr>
            <w:tcW w:w="1329" w:type="dxa"/>
            <w:shd w:val="clear" w:color="auto" w:fill="auto"/>
            <w:noWrap/>
            <w:vAlign w:val="bottom"/>
            <w:hideMark/>
          </w:tcPr>
          <w:p w14:paraId="748BAED1" w14:textId="77777777" w:rsidR="00E30C17" w:rsidRPr="00F84BB9" w:rsidRDefault="00E30C17" w:rsidP="00E30C1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w:t>
            </w:r>
          </w:p>
        </w:tc>
        <w:tc>
          <w:tcPr>
            <w:tcW w:w="1671" w:type="dxa"/>
            <w:shd w:val="clear" w:color="auto" w:fill="auto"/>
            <w:noWrap/>
            <w:vAlign w:val="bottom"/>
            <w:hideMark/>
          </w:tcPr>
          <w:p w14:paraId="2DBE6EE1" w14:textId="77777777" w:rsidR="00E30C17" w:rsidRPr="00F84BB9" w:rsidRDefault="00E30C17" w:rsidP="00E30C1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Larval retention</w:t>
            </w:r>
          </w:p>
        </w:tc>
        <w:tc>
          <w:tcPr>
            <w:tcW w:w="2299" w:type="dxa"/>
          </w:tcPr>
          <w:p w14:paraId="7DB07764" w14:textId="77777777" w:rsidR="00E30C17" w:rsidRDefault="00E30C17" w:rsidP="00E30C1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Rosenkranz et al. 1998, 2001</w:t>
            </w:r>
          </w:p>
        </w:tc>
      </w:tr>
      <w:tr w:rsidR="00E30C17" w:rsidRPr="00F84BB9" w14:paraId="2B16C777" w14:textId="77777777" w:rsidTr="00E30C17">
        <w:trPr>
          <w:trHeight w:val="220"/>
        </w:trPr>
        <w:tc>
          <w:tcPr>
            <w:tcW w:w="1579" w:type="dxa"/>
            <w:shd w:val="clear" w:color="auto" w:fill="auto"/>
            <w:noWrap/>
            <w:vAlign w:val="bottom"/>
          </w:tcPr>
          <w:p w14:paraId="5989EBD8" w14:textId="77777777" w:rsidR="00E30C17" w:rsidRPr="00F84BB9" w:rsidRDefault="00E30C17" w:rsidP="00E30C1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NE wind</w:t>
            </w:r>
          </w:p>
        </w:tc>
        <w:tc>
          <w:tcPr>
            <w:tcW w:w="1230" w:type="dxa"/>
            <w:shd w:val="clear" w:color="auto" w:fill="auto"/>
            <w:noWrap/>
            <w:vAlign w:val="bottom"/>
          </w:tcPr>
          <w:p w14:paraId="1B299583" w14:textId="4F36CC4A" w:rsidR="00E30C17" w:rsidRPr="00F84BB9" w:rsidRDefault="00E30C17" w:rsidP="00E30C1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3 </w:t>
            </w:r>
            <w:del w:id="437" w:author="Mike.Litzow" w:date="2024-04-06T15:37:00Z">
              <w:r w:rsidDel="00591D04">
                <w:rPr>
                  <w:rFonts w:ascii="Times New Roman" w:eastAsia="Times New Roman" w:hAnsi="Times New Roman" w:cs="Times New Roman"/>
                  <w:color w:val="000000"/>
                </w:rPr>
                <w:delText>yr</w:delText>
              </w:r>
            </w:del>
            <w:ins w:id="438" w:author="Mike.Litzow" w:date="2024-04-06T15:37:00Z">
              <w:r w:rsidR="00591D04">
                <w:rPr>
                  <w:rFonts w:ascii="Times New Roman" w:eastAsia="Times New Roman" w:hAnsi="Times New Roman" w:cs="Times New Roman"/>
                  <w:color w:val="000000"/>
                </w:rPr>
                <w:t>year</w:t>
              </w:r>
            </w:ins>
          </w:p>
        </w:tc>
        <w:tc>
          <w:tcPr>
            <w:tcW w:w="1337" w:type="dxa"/>
            <w:shd w:val="clear" w:color="auto" w:fill="auto"/>
            <w:noWrap/>
            <w:vAlign w:val="bottom"/>
          </w:tcPr>
          <w:p w14:paraId="2559867A" w14:textId="77777777" w:rsidR="00E30C17" w:rsidRPr="00F84BB9" w:rsidRDefault="00E30C17" w:rsidP="00E30C1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Zoeae</w:t>
            </w:r>
          </w:p>
        </w:tc>
        <w:tc>
          <w:tcPr>
            <w:tcW w:w="1329" w:type="dxa"/>
            <w:shd w:val="clear" w:color="auto" w:fill="auto"/>
            <w:noWrap/>
            <w:vAlign w:val="bottom"/>
          </w:tcPr>
          <w:p w14:paraId="7688BF86" w14:textId="77777777" w:rsidR="00E30C17" w:rsidRPr="00F84BB9" w:rsidRDefault="00E30C17" w:rsidP="00E30C1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w:t>
            </w:r>
          </w:p>
        </w:tc>
        <w:tc>
          <w:tcPr>
            <w:tcW w:w="1671" w:type="dxa"/>
            <w:shd w:val="clear" w:color="auto" w:fill="auto"/>
            <w:noWrap/>
            <w:vAlign w:val="bottom"/>
          </w:tcPr>
          <w:p w14:paraId="77286346" w14:textId="77777777" w:rsidR="00E30C17" w:rsidRPr="00F84BB9" w:rsidRDefault="00E30C17" w:rsidP="00E30C1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Reduced larval retention</w:t>
            </w:r>
          </w:p>
        </w:tc>
        <w:tc>
          <w:tcPr>
            <w:tcW w:w="2299" w:type="dxa"/>
          </w:tcPr>
          <w:p w14:paraId="63756E56" w14:textId="77777777" w:rsidR="00E30C17" w:rsidRDefault="00E30C17" w:rsidP="00E30C1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Rosenkranz et al. 1998, 2001</w:t>
            </w:r>
          </w:p>
        </w:tc>
      </w:tr>
    </w:tbl>
    <w:p w14:paraId="664A57CE" w14:textId="77777777" w:rsidR="00525AD2" w:rsidRDefault="00525AD2" w:rsidP="00525AD2">
      <w:pPr>
        <w:spacing w:line="480" w:lineRule="auto"/>
        <w:rPr>
          <w:rFonts w:ascii="Times New Roman" w:hAnsi="Times New Roman" w:cs="Times New Roman"/>
          <w:sz w:val="24"/>
          <w:szCs w:val="24"/>
        </w:rPr>
      </w:pPr>
    </w:p>
    <w:p w14:paraId="5D04ABBE" w14:textId="2449E1A4" w:rsidR="00525AD2" w:rsidRDefault="00525AD2" w:rsidP="00525AD2">
      <w:pPr>
        <w:spacing w:line="480" w:lineRule="auto"/>
        <w:rPr>
          <w:rFonts w:ascii="Times New Roman" w:hAnsi="Times New Roman" w:cs="Times New Roman"/>
          <w:sz w:val="24"/>
          <w:szCs w:val="24"/>
        </w:rPr>
      </w:pPr>
      <w:r>
        <w:rPr>
          <w:rFonts w:ascii="Times New Roman" w:hAnsi="Times New Roman" w:cs="Times New Roman"/>
          <w:sz w:val="24"/>
          <w:szCs w:val="24"/>
        </w:rPr>
        <w:t xml:space="preserve">Table 1. </w:t>
      </w:r>
      <w:del w:id="439" w:author="Mike.Litzow" w:date="2024-04-06T15:44:00Z">
        <w:r w:rsidDel="00754306">
          <w:rPr>
            <w:rFonts w:ascii="Times New Roman" w:hAnsi="Times New Roman" w:cs="Times New Roman"/>
            <w:sz w:val="24"/>
            <w:szCs w:val="24"/>
          </w:rPr>
          <w:delText xml:space="preserve">Environmental </w:delText>
        </w:r>
      </w:del>
      <w:ins w:id="440" w:author="Mike.Litzow" w:date="2024-04-06T15:44:00Z">
        <w:r w:rsidR="00754306">
          <w:rPr>
            <w:rFonts w:ascii="Times New Roman" w:hAnsi="Times New Roman" w:cs="Times New Roman"/>
            <w:sz w:val="24"/>
            <w:szCs w:val="24"/>
          </w:rPr>
          <w:t>C</w:t>
        </w:r>
      </w:ins>
      <w:del w:id="441" w:author="Mike.Litzow" w:date="2024-04-06T15:44:00Z">
        <w:r w:rsidDel="00754306">
          <w:rPr>
            <w:rFonts w:ascii="Times New Roman" w:hAnsi="Times New Roman" w:cs="Times New Roman"/>
            <w:sz w:val="24"/>
            <w:szCs w:val="24"/>
          </w:rPr>
          <w:delText>c</w:delText>
        </w:r>
      </w:del>
      <w:r>
        <w:rPr>
          <w:rFonts w:ascii="Times New Roman" w:hAnsi="Times New Roman" w:cs="Times New Roman"/>
          <w:sz w:val="24"/>
          <w:szCs w:val="24"/>
        </w:rPr>
        <w:t xml:space="preserve">ovariates used in </w:t>
      </w:r>
      <w:r w:rsidR="00C21C60">
        <w:rPr>
          <w:rFonts w:ascii="Times New Roman" w:hAnsi="Times New Roman" w:cs="Times New Roman"/>
          <w:sz w:val="24"/>
          <w:szCs w:val="24"/>
        </w:rPr>
        <w:t>analysis</w:t>
      </w:r>
      <w:r>
        <w:rPr>
          <w:rFonts w:ascii="Times New Roman" w:hAnsi="Times New Roman" w:cs="Times New Roman"/>
          <w:sz w:val="24"/>
          <w:szCs w:val="24"/>
        </w:rPr>
        <w:t>,</w:t>
      </w:r>
      <w:r w:rsidR="00C21C60">
        <w:rPr>
          <w:rFonts w:ascii="Times New Roman" w:hAnsi="Times New Roman" w:cs="Times New Roman"/>
          <w:sz w:val="24"/>
          <w:szCs w:val="24"/>
        </w:rPr>
        <w:t xml:space="preserve"> including</w:t>
      </w:r>
      <w:r>
        <w:rPr>
          <w:rFonts w:ascii="Times New Roman" w:hAnsi="Times New Roman" w:cs="Times New Roman"/>
          <w:sz w:val="24"/>
          <w:szCs w:val="24"/>
        </w:rPr>
        <w:t xml:space="preserve"> </w:t>
      </w:r>
      <w:ins w:id="442" w:author="Mike.Litzow" w:date="2024-04-06T15:44:00Z">
        <w:r w:rsidR="00754306">
          <w:rPr>
            <w:rFonts w:ascii="Times New Roman" w:hAnsi="Times New Roman" w:cs="Times New Roman"/>
            <w:sz w:val="24"/>
            <w:szCs w:val="24"/>
          </w:rPr>
          <w:t xml:space="preserve">the </w:t>
        </w:r>
      </w:ins>
      <w:r>
        <w:rPr>
          <w:rFonts w:ascii="Times New Roman" w:hAnsi="Times New Roman" w:cs="Times New Roman"/>
          <w:sz w:val="24"/>
          <w:szCs w:val="24"/>
        </w:rPr>
        <w:t xml:space="preserve">lag applied to </w:t>
      </w:r>
      <w:r w:rsidR="00C21C60">
        <w:rPr>
          <w:rFonts w:ascii="Times New Roman" w:hAnsi="Times New Roman" w:cs="Times New Roman"/>
          <w:sz w:val="24"/>
          <w:szCs w:val="24"/>
        </w:rPr>
        <w:t>each</w:t>
      </w:r>
      <w:del w:id="443" w:author="Mike.Litzow" w:date="2024-04-06T15:44:00Z">
        <w:r w:rsidR="00C21C60" w:rsidDel="00754306">
          <w:rPr>
            <w:rFonts w:ascii="Times New Roman" w:hAnsi="Times New Roman" w:cs="Times New Roman"/>
            <w:sz w:val="24"/>
            <w:szCs w:val="24"/>
          </w:rPr>
          <w:delText xml:space="preserve"> covariate</w:delText>
        </w:r>
      </w:del>
      <w:r>
        <w:rPr>
          <w:rFonts w:ascii="Times New Roman" w:hAnsi="Times New Roman" w:cs="Times New Roman"/>
          <w:sz w:val="24"/>
          <w:szCs w:val="24"/>
        </w:rPr>
        <w:t xml:space="preserve">, </w:t>
      </w:r>
      <w:r w:rsidR="00C21C60">
        <w:rPr>
          <w:rFonts w:ascii="Times New Roman" w:hAnsi="Times New Roman" w:cs="Times New Roman"/>
          <w:sz w:val="24"/>
          <w:szCs w:val="24"/>
        </w:rPr>
        <w:t xml:space="preserve">the </w:t>
      </w:r>
      <w:r>
        <w:rPr>
          <w:rFonts w:ascii="Times New Roman" w:hAnsi="Times New Roman" w:cs="Times New Roman"/>
          <w:sz w:val="24"/>
          <w:szCs w:val="24"/>
        </w:rPr>
        <w:t xml:space="preserve">crab life stage affected, hypothesized </w:t>
      </w:r>
      <w:ins w:id="444" w:author="Mike.Litzow" w:date="2024-04-06T15:44:00Z">
        <w:r w:rsidR="00754306">
          <w:rPr>
            <w:rFonts w:ascii="Times New Roman" w:hAnsi="Times New Roman" w:cs="Times New Roman"/>
            <w:sz w:val="24"/>
            <w:szCs w:val="24"/>
          </w:rPr>
          <w:t xml:space="preserve">sign of the </w:t>
        </w:r>
      </w:ins>
      <w:r>
        <w:rPr>
          <w:rFonts w:ascii="Times New Roman" w:hAnsi="Times New Roman" w:cs="Times New Roman"/>
          <w:sz w:val="24"/>
          <w:szCs w:val="24"/>
        </w:rPr>
        <w:t xml:space="preserve">relationship, and proposed mechanism. </w:t>
      </w:r>
    </w:p>
    <w:p w14:paraId="1B381C9A" w14:textId="1C24047F" w:rsidR="00525AD2" w:rsidRDefault="00525AD2" w:rsidP="00525AD2">
      <w:pPr>
        <w:pBdr>
          <w:between w:val="single" w:sz="4" w:space="1" w:color="auto"/>
          <w:bar w:val="single" w:sz="4" w:color="auto"/>
        </w:pBdr>
        <w:spacing w:line="480" w:lineRule="auto"/>
        <w:rPr>
          <w:rFonts w:ascii="Times New Roman" w:hAnsi="Times New Roman" w:cs="Times New Roman"/>
          <w:sz w:val="24"/>
          <w:szCs w:val="24"/>
        </w:rPr>
        <w:sectPr w:rsidR="00525AD2" w:rsidSect="00A37F3A">
          <w:pgSz w:w="12240" w:h="15840"/>
          <w:pgMar w:top="1440" w:right="1440" w:bottom="1440" w:left="1440" w:header="720" w:footer="720" w:gutter="0"/>
          <w:cols w:space="720"/>
          <w:docGrid w:linePitch="360"/>
        </w:sectPr>
      </w:pPr>
    </w:p>
    <w:tbl>
      <w:tblPr>
        <w:tblW w:w="835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9"/>
        <w:gridCol w:w="422"/>
        <w:gridCol w:w="792"/>
        <w:gridCol w:w="720"/>
        <w:gridCol w:w="5590"/>
      </w:tblGrid>
      <w:tr w:rsidR="000C3CDF" w:rsidRPr="000C3CDF" w14:paraId="0C8E1A47" w14:textId="77777777" w:rsidTr="003B4A7D">
        <w:trPr>
          <w:trHeight w:val="263"/>
          <w:jc w:val="center"/>
        </w:trPr>
        <w:tc>
          <w:tcPr>
            <w:tcW w:w="829" w:type="dxa"/>
            <w:shd w:val="clear" w:color="auto" w:fill="auto"/>
            <w:noWrap/>
            <w:vAlign w:val="bottom"/>
            <w:hideMark/>
          </w:tcPr>
          <w:p w14:paraId="1EBECD5F" w14:textId="77777777" w:rsidR="000C3CDF" w:rsidRPr="000C3CDF" w:rsidRDefault="000C3CDF" w:rsidP="003B4A7D">
            <w:pPr>
              <w:spacing w:after="0" w:line="240" w:lineRule="auto"/>
              <w:jc w:val="center"/>
              <w:rPr>
                <w:rFonts w:ascii="Calibri" w:eastAsia="Times New Roman" w:hAnsi="Calibri" w:cs="Calibri"/>
                <w:color w:val="000000"/>
              </w:rPr>
            </w:pPr>
            <w:commentRangeStart w:id="445"/>
            <w:r w:rsidRPr="000C3CDF">
              <w:rPr>
                <w:rFonts w:ascii="Calibri" w:eastAsia="Times New Roman" w:hAnsi="Calibri" w:cs="Calibri"/>
                <w:color w:val="000000"/>
              </w:rPr>
              <w:lastRenderedPageBreak/>
              <w:t>Model</w:t>
            </w:r>
          </w:p>
        </w:tc>
        <w:tc>
          <w:tcPr>
            <w:tcW w:w="422" w:type="dxa"/>
            <w:shd w:val="clear" w:color="auto" w:fill="auto"/>
            <w:noWrap/>
            <w:vAlign w:val="bottom"/>
            <w:hideMark/>
          </w:tcPr>
          <w:p w14:paraId="18D979D9"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df</w:t>
            </w:r>
          </w:p>
        </w:tc>
        <w:tc>
          <w:tcPr>
            <w:tcW w:w="792" w:type="dxa"/>
            <w:shd w:val="clear" w:color="auto" w:fill="auto"/>
            <w:noWrap/>
            <w:vAlign w:val="bottom"/>
            <w:hideMark/>
          </w:tcPr>
          <w:p w14:paraId="6A24467B"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AICc</w:t>
            </w:r>
          </w:p>
        </w:tc>
        <w:tc>
          <w:tcPr>
            <w:tcW w:w="720" w:type="dxa"/>
            <w:shd w:val="clear" w:color="auto" w:fill="auto"/>
            <w:noWrap/>
            <w:vAlign w:val="bottom"/>
            <w:hideMark/>
          </w:tcPr>
          <w:p w14:paraId="0CB0D5EC"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Delta</w:t>
            </w:r>
          </w:p>
        </w:tc>
        <w:tc>
          <w:tcPr>
            <w:tcW w:w="5590" w:type="dxa"/>
            <w:shd w:val="clear" w:color="auto" w:fill="auto"/>
            <w:noWrap/>
            <w:vAlign w:val="bottom"/>
            <w:hideMark/>
          </w:tcPr>
          <w:p w14:paraId="770B6E29" w14:textId="77777777" w:rsidR="000C3CDF" w:rsidRPr="000C3CDF" w:rsidRDefault="000C3CDF">
            <w:pPr>
              <w:spacing w:after="0" w:line="240" w:lineRule="auto"/>
              <w:rPr>
                <w:rFonts w:ascii="Times New Roman" w:eastAsia="Times New Roman" w:hAnsi="Times New Roman" w:cs="Times New Roman"/>
                <w:color w:val="000000"/>
                <w:sz w:val="20"/>
                <w:szCs w:val="20"/>
              </w:rPr>
              <w:pPrChange w:id="446" w:author="Mike.Litzow" w:date="2024-04-06T15:49:00Z">
                <w:pPr>
                  <w:spacing w:after="0" w:line="240" w:lineRule="auto"/>
                  <w:jc w:val="center"/>
                </w:pPr>
              </w:pPrChange>
            </w:pPr>
            <w:r w:rsidRPr="000C3CDF">
              <w:rPr>
                <w:rFonts w:ascii="Times New Roman" w:eastAsia="Times New Roman" w:hAnsi="Times New Roman" w:cs="Times New Roman"/>
                <w:color w:val="000000"/>
                <w:sz w:val="20"/>
                <w:szCs w:val="20"/>
              </w:rPr>
              <w:t>Model variables</w:t>
            </w:r>
          </w:p>
        </w:tc>
      </w:tr>
      <w:tr w:rsidR="000C3CDF" w:rsidRPr="000C3CDF" w14:paraId="11D0BBFE" w14:textId="77777777" w:rsidTr="003B4A7D">
        <w:trPr>
          <w:trHeight w:val="263"/>
          <w:jc w:val="center"/>
        </w:trPr>
        <w:tc>
          <w:tcPr>
            <w:tcW w:w="829" w:type="dxa"/>
            <w:shd w:val="clear" w:color="auto" w:fill="auto"/>
            <w:noWrap/>
            <w:vAlign w:val="bottom"/>
            <w:hideMark/>
          </w:tcPr>
          <w:p w14:paraId="4292C12D"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6</w:t>
            </w:r>
          </w:p>
        </w:tc>
        <w:tc>
          <w:tcPr>
            <w:tcW w:w="422" w:type="dxa"/>
            <w:shd w:val="clear" w:color="auto" w:fill="auto"/>
            <w:noWrap/>
            <w:vAlign w:val="bottom"/>
            <w:hideMark/>
          </w:tcPr>
          <w:p w14:paraId="1309BBB5"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6</w:t>
            </w:r>
          </w:p>
        </w:tc>
        <w:tc>
          <w:tcPr>
            <w:tcW w:w="792" w:type="dxa"/>
            <w:shd w:val="clear" w:color="auto" w:fill="auto"/>
            <w:noWrap/>
            <w:vAlign w:val="bottom"/>
            <w:hideMark/>
          </w:tcPr>
          <w:p w14:paraId="7772D8DB"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81.92</w:t>
            </w:r>
          </w:p>
        </w:tc>
        <w:tc>
          <w:tcPr>
            <w:tcW w:w="720" w:type="dxa"/>
            <w:shd w:val="clear" w:color="auto" w:fill="auto"/>
            <w:noWrap/>
            <w:vAlign w:val="bottom"/>
            <w:hideMark/>
          </w:tcPr>
          <w:p w14:paraId="0BF63C0D"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0.00</w:t>
            </w:r>
          </w:p>
        </w:tc>
        <w:tc>
          <w:tcPr>
            <w:tcW w:w="5590" w:type="dxa"/>
            <w:shd w:val="clear" w:color="auto" w:fill="auto"/>
            <w:noWrap/>
            <w:vAlign w:val="bottom"/>
            <w:hideMark/>
          </w:tcPr>
          <w:p w14:paraId="006A872F" w14:textId="198401D1" w:rsidR="000C3CDF" w:rsidRPr="000C3CDF" w:rsidRDefault="000C3CDF">
            <w:pPr>
              <w:spacing w:after="0" w:line="240" w:lineRule="auto"/>
              <w:rPr>
                <w:rFonts w:ascii="Times New Roman" w:eastAsia="Times New Roman" w:hAnsi="Times New Roman" w:cs="Times New Roman"/>
                <w:color w:val="000000"/>
                <w:sz w:val="20"/>
                <w:szCs w:val="20"/>
              </w:rPr>
              <w:pPrChange w:id="447" w:author="Mike.Litzow" w:date="2024-04-06T15:49:00Z">
                <w:pPr>
                  <w:spacing w:after="0" w:line="240" w:lineRule="auto"/>
                  <w:jc w:val="center"/>
                </w:pPr>
              </w:pPrChange>
            </w:pPr>
            <w:r w:rsidRPr="000C3CDF">
              <w:rPr>
                <w:rFonts w:ascii="Times New Roman" w:eastAsia="Times New Roman" w:hAnsi="Times New Roman" w:cs="Times New Roman"/>
                <w:color w:val="000000"/>
                <w:sz w:val="20"/>
                <w:szCs w:val="20"/>
              </w:rPr>
              <w:t xml:space="preserve">Female </w:t>
            </w:r>
            <w:del w:id="448" w:author="Mike.Litzow" w:date="2024-04-06T15:48:00Z">
              <w:r w:rsidRPr="000C3CDF" w:rsidDel="00754306">
                <w:rPr>
                  <w:rFonts w:ascii="Times New Roman" w:eastAsia="Times New Roman" w:hAnsi="Times New Roman" w:cs="Times New Roman"/>
                  <w:color w:val="000000"/>
                  <w:sz w:val="20"/>
                  <w:szCs w:val="20"/>
                </w:rPr>
                <w:delText>Bairdi</w:delText>
              </w:r>
            </w:del>
            <w:ins w:id="449" w:author="Mike.Litzow" w:date="2024-04-06T15:48:00Z">
              <w:r w:rsidR="00754306">
                <w:rPr>
                  <w:rFonts w:ascii="Times New Roman" w:eastAsia="Times New Roman" w:hAnsi="Times New Roman" w:cs="Times New Roman"/>
                  <w:color w:val="000000"/>
                  <w:sz w:val="20"/>
                  <w:szCs w:val="20"/>
                </w:rPr>
                <w:t>bairdi</w:t>
              </w:r>
            </w:ins>
            <w:r w:rsidRPr="000C3CDF">
              <w:rPr>
                <w:rFonts w:ascii="Times New Roman" w:eastAsia="Times New Roman" w:hAnsi="Times New Roman" w:cs="Times New Roman"/>
                <w:color w:val="000000"/>
                <w:sz w:val="20"/>
                <w:szCs w:val="20"/>
              </w:rPr>
              <w:t>, FHS lag 2</w:t>
            </w:r>
          </w:p>
        </w:tc>
      </w:tr>
      <w:tr w:rsidR="000C3CDF" w:rsidRPr="000C3CDF" w14:paraId="12FF8E3D" w14:textId="77777777" w:rsidTr="003B4A7D">
        <w:trPr>
          <w:trHeight w:val="263"/>
          <w:jc w:val="center"/>
        </w:trPr>
        <w:tc>
          <w:tcPr>
            <w:tcW w:w="829" w:type="dxa"/>
            <w:shd w:val="clear" w:color="auto" w:fill="auto"/>
            <w:noWrap/>
            <w:vAlign w:val="bottom"/>
            <w:hideMark/>
          </w:tcPr>
          <w:p w14:paraId="0FC8AF4F"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32</w:t>
            </w:r>
          </w:p>
        </w:tc>
        <w:tc>
          <w:tcPr>
            <w:tcW w:w="422" w:type="dxa"/>
            <w:shd w:val="clear" w:color="auto" w:fill="auto"/>
            <w:noWrap/>
            <w:vAlign w:val="bottom"/>
            <w:hideMark/>
          </w:tcPr>
          <w:p w14:paraId="20FA12E0"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7</w:t>
            </w:r>
          </w:p>
        </w:tc>
        <w:tc>
          <w:tcPr>
            <w:tcW w:w="792" w:type="dxa"/>
            <w:shd w:val="clear" w:color="auto" w:fill="auto"/>
            <w:noWrap/>
            <w:vAlign w:val="bottom"/>
            <w:hideMark/>
          </w:tcPr>
          <w:p w14:paraId="34B2DACE"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82.94</w:t>
            </w:r>
          </w:p>
        </w:tc>
        <w:tc>
          <w:tcPr>
            <w:tcW w:w="720" w:type="dxa"/>
            <w:shd w:val="clear" w:color="auto" w:fill="auto"/>
            <w:noWrap/>
            <w:vAlign w:val="bottom"/>
            <w:hideMark/>
          </w:tcPr>
          <w:p w14:paraId="4C80CE3D"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1.02</w:t>
            </w:r>
          </w:p>
        </w:tc>
        <w:tc>
          <w:tcPr>
            <w:tcW w:w="5590" w:type="dxa"/>
            <w:shd w:val="clear" w:color="auto" w:fill="auto"/>
            <w:noWrap/>
            <w:vAlign w:val="bottom"/>
            <w:hideMark/>
          </w:tcPr>
          <w:p w14:paraId="0474E19A" w14:textId="78467F05" w:rsidR="000C3CDF" w:rsidRPr="000C3CDF" w:rsidRDefault="000C3CDF">
            <w:pPr>
              <w:spacing w:after="0" w:line="240" w:lineRule="auto"/>
              <w:rPr>
                <w:rFonts w:ascii="Times New Roman" w:eastAsia="Times New Roman" w:hAnsi="Times New Roman" w:cs="Times New Roman"/>
                <w:color w:val="000000"/>
                <w:sz w:val="20"/>
                <w:szCs w:val="20"/>
              </w:rPr>
              <w:pPrChange w:id="450" w:author="Mike.Litzow" w:date="2024-04-06T15:49:00Z">
                <w:pPr>
                  <w:spacing w:after="0" w:line="240" w:lineRule="auto"/>
                  <w:jc w:val="center"/>
                </w:pPr>
              </w:pPrChange>
            </w:pPr>
            <w:r w:rsidRPr="000C3CDF">
              <w:rPr>
                <w:rFonts w:ascii="Times New Roman" w:eastAsia="Times New Roman" w:hAnsi="Times New Roman" w:cs="Times New Roman"/>
                <w:color w:val="000000"/>
                <w:sz w:val="20"/>
                <w:szCs w:val="20"/>
              </w:rPr>
              <w:t xml:space="preserve">Female </w:t>
            </w:r>
            <w:del w:id="451" w:author="Mike.Litzow" w:date="2024-04-06T15:48:00Z">
              <w:r w:rsidRPr="000C3CDF" w:rsidDel="00754306">
                <w:rPr>
                  <w:rFonts w:ascii="Times New Roman" w:eastAsia="Times New Roman" w:hAnsi="Times New Roman" w:cs="Times New Roman"/>
                  <w:color w:val="000000"/>
                  <w:sz w:val="20"/>
                  <w:szCs w:val="20"/>
                </w:rPr>
                <w:delText>Bairdi</w:delText>
              </w:r>
            </w:del>
            <w:ins w:id="452" w:author="Mike.Litzow" w:date="2024-04-06T15:48:00Z">
              <w:r w:rsidR="00754306">
                <w:rPr>
                  <w:rFonts w:ascii="Times New Roman" w:eastAsia="Times New Roman" w:hAnsi="Times New Roman" w:cs="Times New Roman"/>
                  <w:color w:val="000000"/>
                  <w:sz w:val="20"/>
                  <w:szCs w:val="20"/>
                </w:rPr>
                <w:t>bairdi</w:t>
              </w:r>
            </w:ins>
            <w:r w:rsidRPr="000C3CDF">
              <w:rPr>
                <w:rFonts w:ascii="Times New Roman" w:eastAsia="Times New Roman" w:hAnsi="Times New Roman" w:cs="Times New Roman"/>
                <w:color w:val="000000"/>
                <w:sz w:val="20"/>
                <w:szCs w:val="20"/>
              </w:rPr>
              <w:t>, FHS lag 2, SE wind</w:t>
            </w:r>
          </w:p>
        </w:tc>
      </w:tr>
      <w:tr w:rsidR="000C3CDF" w:rsidRPr="000C3CDF" w14:paraId="7A190B06" w14:textId="77777777" w:rsidTr="003B4A7D">
        <w:trPr>
          <w:trHeight w:val="263"/>
          <w:jc w:val="center"/>
        </w:trPr>
        <w:tc>
          <w:tcPr>
            <w:tcW w:w="829" w:type="dxa"/>
            <w:shd w:val="clear" w:color="auto" w:fill="auto"/>
            <w:noWrap/>
            <w:vAlign w:val="bottom"/>
            <w:hideMark/>
          </w:tcPr>
          <w:p w14:paraId="710083F6"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29</w:t>
            </w:r>
          </w:p>
        </w:tc>
        <w:tc>
          <w:tcPr>
            <w:tcW w:w="422" w:type="dxa"/>
            <w:shd w:val="clear" w:color="auto" w:fill="auto"/>
            <w:noWrap/>
            <w:vAlign w:val="bottom"/>
            <w:hideMark/>
          </w:tcPr>
          <w:p w14:paraId="3BD37159"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7</w:t>
            </w:r>
          </w:p>
        </w:tc>
        <w:tc>
          <w:tcPr>
            <w:tcW w:w="792" w:type="dxa"/>
            <w:shd w:val="clear" w:color="auto" w:fill="auto"/>
            <w:noWrap/>
            <w:vAlign w:val="bottom"/>
            <w:hideMark/>
          </w:tcPr>
          <w:p w14:paraId="39B03C46"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83.45</w:t>
            </w:r>
          </w:p>
        </w:tc>
        <w:tc>
          <w:tcPr>
            <w:tcW w:w="720" w:type="dxa"/>
            <w:shd w:val="clear" w:color="auto" w:fill="auto"/>
            <w:noWrap/>
            <w:vAlign w:val="bottom"/>
            <w:hideMark/>
          </w:tcPr>
          <w:p w14:paraId="39051435"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1.52</w:t>
            </w:r>
          </w:p>
        </w:tc>
        <w:tc>
          <w:tcPr>
            <w:tcW w:w="5590" w:type="dxa"/>
            <w:shd w:val="clear" w:color="auto" w:fill="auto"/>
            <w:noWrap/>
            <w:vAlign w:val="bottom"/>
            <w:hideMark/>
          </w:tcPr>
          <w:p w14:paraId="12E519BC" w14:textId="4383E9B0" w:rsidR="000C3CDF" w:rsidRPr="000C3CDF" w:rsidRDefault="000C3CDF">
            <w:pPr>
              <w:spacing w:after="0" w:line="240" w:lineRule="auto"/>
              <w:rPr>
                <w:rFonts w:ascii="Times New Roman" w:eastAsia="Times New Roman" w:hAnsi="Times New Roman" w:cs="Times New Roman"/>
                <w:color w:val="000000"/>
                <w:sz w:val="20"/>
                <w:szCs w:val="20"/>
              </w:rPr>
              <w:pPrChange w:id="453" w:author="Mike.Litzow" w:date="2024-04-06T15:49:00Z">
                <w:pPr>
                  <w:spacing w:after="0" w:line="240" w:lineRule="auto"/>
                  <w:jc w:val="center"/>
                </w:pPr>
              </w:pPrChange>
            </w:pPr>
            <w:r w:rsidRPr="000C3CDF">
              <w:rPr>
                <w:rFonts w:ascii="Times New Roman" w:eastAsia="Times New Roman" w:hAnsi="Times New Roman" w:cs="Times New Roman"/>
                <w:color w:val="000000"/>
                <w:sz w:val="20"/>
                <w:szCs w:val="20"/>
              </w:rPr>
              <w:t xml:space="preserve">Female </w:t>
            </w:r>
            <w:del w:id="454" w:author="Mike.Litzow" w:date="2024-04-06T15:48:00Z">
              <w:r w:rsidRPr="000C3CDF" w:rsidDel="00754306">
                <w:rPr>
                  <w:rFonts w:ascii="Times New Roman" w:eastAsia="Times New Roman" w:hAnsi="Times New Roman" w:cs="Times New Roman"/>
                  <w:color w:val="000000"/>
                  <w:sz w:val="20"/>
                  <w:szCs w:val="20"/>
                </w:rPr>
                <w:delText>Bairdi</w:delText>
              </w:r>
            </w:del>
            <w:ins w:id="455" w:author="Mike.Litzow" w:date="2024-04-06T15:48:00Z">
              <w:r w:rsidR="00754306">
                <w:rPr>
                  <w:rFonts w:ascii="Times New Roman" w:eastAsia="Times New Roman" w:hAnsi="Times New Roman" w:cs="Times New Roman"/>
                  <w:color w:val="000000"/>
                  <w:sz w:val="20"/>
                  <w:szCs w:val="20"/>
                </w:rPr>
                <w:t>bairdi</w:t>
              </w:r>
            </w:ins>
            <w:r w:rsidRPr="000C3CDF">
              <w:rPr>
                <w:rFonts w:ascii="Times New Roman" w:eastAsia="Times New Roman" w:hAnsi="Times New Roman" w:cs="Times New Roman"/>
                <w:color w:val="000000"/>
                <w:sz w:val="20"/>
                <w:szCs w:val="20"/>
              </w:rPr>
              <w:t>, FHS lag 2, PDO RA2</w:t>
            </w:r>
          </w:p>
        </w:tc>
      </w:tr>
      <w:tr w:rsidR="000C3CDF" w:rsidRPr="000C3CDF" w14:paraId="23B594D4" w14:textId="77777777" w:rsidTr="003B4A7D">
        <w:trPr>
          <w:trHeight w:val="263"/>
          <w:jc w:val="center"/>
        </w:trPr>
        <w:tc>
          <w:tcPr>
            <w:tcW w:w="829" w:type="dxa"/>
            <w:shd w:val="clear" w:color="auto" w:fill="auto"/>
            <w:noWrap/>
            <w:vAlign w:val="bottom"/>
            <w:hideMark/>
          </w:tcPr>
          <w:p w14:paraId="2DC8DB31"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19</w:t>
            </w:r>
          </w:p>
        </w:tc>
        <w:tc>
          <w:tcPr>
            <w:tcW w:w="422" w:type="dxa"/>
            <w:shd w:val="clear" w:color="auto" w:fill="auto"/>
            <w:noWrap/>
            <w:vAlign w:val="bottom"/>
            <w:hideMark/>
          </w:tcPr>
          <w:p w14:paraId="0D8DC3F1"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7</w:t>
            </w:r>
          </w:p>
        </w:tc>
        <w:tc>
          <w:tcPr>
            <w:tcW w:w="792" w:type="dxa"/>
            <w:shd w:val="clear" w:color="auto" w:fill="auto"/>
            <w:noWrap/>
            <w:vAlign w:val="bottom"/>
            <w:hideMark/>
          </w:tcPr>
          <w:p w14:paraId="12A29F90"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83.99</w:t>
            </w:r>
          </w:p>
        </w:tc>
        <w:tc>
          <w:tcPr>
            <w:tcW w:w="720" w:type="dxa"/>
            <w:shd w:val="clear" w:color="auto" w:fill="auto"/>
            <w:noWrap/>
            <w:vAlign w:val="bottom"/>
            <w:hideMark/>
          </w:tcPr>
          <w:p w14:paraId="03D014D5"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2.07</w:t>
            </w:r>
          </w:p>
        </w:tc>
        <w:tc>
          <w:tcPr>
            <w:tcW w:w="5590" w:type="dxa"/>
            <w:shd w:val="clear" w:color="auto" w:fill="auto"/>
            <w:noWrap/>
            <w:vAlign w:val="bottom"/>
            <w:hideMark/>
          </w:tcPr>
          <w:p w14:paraId="60BBE7B9" w14:textId="36A8DCFB" w:rsidR="000C3CDF" w:rsidRPr="000C3CDF" w:rsidRDefault="000C3CDF">
            <w:pPr>
              <w:spacing w:after="0" w:line="240" w:lineRule="auto"/>
              <w:rPr>
                <w:rFonts w:ascii="Times New Roman" w:eastAsia="Times New Roman" w:hAnsi="Times New Roman" w:cs="Times New Roman"/>
                <w:color w:val="000000"/>
                <w:sz w:val="20"/>
                <w:szCs w:val="20"/>
              </w:rPr>
              <w:pPrChange w:id="456" w:author="Mike.Litzow" w:date="2024-04-06T15:49:00Z">
                <w:pPr>
                  <w:spacing w:after="0" w:line="240" w:lineRule="auto"/>
                  <w:jc w:val="center"/>
                </w:pPr>
              </w:pPrChange>
            </w:pPr>
            <w:r w:rsidRPr="000C3CDF">
              <w:rPr>
                <w:rFonts w:ascii="Times New Roman" w:eastAsia="Times New Roman" w:hAnsi="Times New Roman" w:cs="Times New Roman"/>
                <w:color w:val="000000"/>
                <w:sz w:val="20"/>
                <w:szCs w:val="20"/>
              </w:rPr>
              <w:t xml:space="preserve">Female </w:t>
            </w:r>
            <w:del w:id="457" w:author="Mike.Litzow" w:date="2024-04-06T15:48:00Z">
              <w:r w:rsidRPr="000C3CDF" w:rsidDel="00754306">
                <w:rPr>
                  <w:rFonts w:ascii="Times New Roman" w:eastAsia="Times New Roman" w:hAnsi="Times New Roman" w:cs="Times New Roman"/>
                  <w:color w:val="000000"/>
                  <w:sz w:val="20"/>
                  <w:szCs w:val="20"/>
                </w:rPr>
                <w:delText>Bairdi</w:delText>
              </w:r>
            </w:del>
            <w:ins w:id="458" w:author="Mike.Litzow" w:date="2024-04-06T15:48:00Z">
              <w:r w:rsidR="00754306">
                <w:rPr>
                  <w:rFonts w:ascii="Times New Roman" w:eastAsia="Times New Roman" w:hAnsi="Times New Roman" w:cs="Times New Roman"/>
                  <w:color w:val="000000"/>
                  <w:sz w:val="20"/>
                  <w:szCs w:val="20"/>
                </w:rPr>
                <w:t>bairdi</w:t>
              </w:r>
            </w:ins>
            <w:r w:rsidRPr="000C3CDF">
              <w:rPr>
                <w:rFonts w:ascii="Times New Roman" w:eastAsia="Times New Roman" w:hAnsi="Times New Roman" w:cs="Times New Roman"/>
                <w:color w:val="000000"/>
                <w:sz w:val="20"/>
                <w:szCs w:val="20"/>
              </w:rPr>
              <w:t>, FHS lag 2, ovigerous female opilio</w:t>
            </w:r>
          </w:p>
        </w:tc>
      </w:tr>
      <w:tr w:rsidR="000C3CDF" w:rsidRPr="000C3CDF" w14:paraId="53D6465F" w14:textId="77777777" w:rsidTr="003B4A7D">
        <w:trPr>
          <w:trHeight w:val="263"/>
          <w:jc w:val="center"/>
        </w:trPr>
        <w:tc>
          <w:tcPr>
            <w:tcW w:w="829" w:type="dxa"/>
            <w:shd w:val="clear" w:color="auto" w:fill="auto"/>
            <w:noWrap/>
            <w:vAlign w:val="bottom"/>
            <w:hideMark/>
          </w:tcPr>
          <w:p w14:paraId="081B3CB8"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27</w:t>
            </w:r>
          </w:p>
        </w:tc>
        <w:tc>
          <w:tcPr>
            <w:tcW w:w="422" w:type="dxa"/>
            <w:shd w:val="clear" w:color="auto" w:fill="auto"/>
            <w:noWrap/>
            <w:vAlign w:val="bottom"/>
            <w:hideMark/>
          </w:tcPr>
          <w:p w14:paraId="17F51F0F"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7</w:t>
            </w:r>
          </w:p>
        </w:tc>
        <w:tc>
          <w:tcPr>
            <w:tcW w:w="792" w:type="dxa"/>
            <w:shd w:val="clear" w:color="auto" w:fill="auto"/>
            <w:noWrap/>
            <w:vAlign w:val="bottom"/>
            <w:hideMark/>
          </w:tcPr>
          <w:p w14:paraId="31B54F7A"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84.27</w:t>
            </w:r>
          </w:p>
        </w:tc>
        <w:tc>
          <w:tcPr>
            <w:tcW w:w="720" w:type="dxa"/>
            <w:shd w:val="clear" w:color="auto" w:fill="auto"/>
            <w:noWrap/>
            <w:vAlign w:val="bottom"/>
            <w:hideMark/>
          </w:tcPr>
          <w:p w14:paraId="13B6CAAC"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2.34</w:t>
            </w:r>
          </w:p>
        </w:tc>
        <w:tc>
          <w:tcPr>
            <w:tcW w:w="5590" w:type="dxa"/>
            <w:shd w:val="clear" w:color="auto" w:fill="auto"/>
            <w:noWrap/>
            <w:vAlign w:val="bottom"/>
            <w:hideMark/>
          </w:tcPr>
          <w:p w14:paraId="6689E9AC" w14:textId="07324D13" w:rsidR="000C3CDF" w:rsidRPr="000C3CDF" w:rsidRDefault="000C3CDF">
            <w:pPr>
              <w:spacing w:after="0" w:line="240" w:lineRule="auto"/>
              <w:rPr>
                <w:rFonts w:ascii="Times New Roman" w:eastAsia="Times New Roman" w:hAnsi="Times New Roman" w:cs="Times New Roman"/>
                <w:color w:val="000000"/>
                <w:sz w:val="20"/>
                <w:szCs w:val="20"/>
              </w:rPr>
              <w:pPrChange w:id="459" w:author="Mike.Litzow" w:date="2024-04-06T15:49:00Z">
                <w:pPr>
                  <w:spacing w:after="0" w:line="240" w:lineRule="auto"/>
                  <w:jc w:val="center"/>
                </w:pPr>
              </w:pPrChange>
            </w:pPr>
            <w:r w:rsidRPr="000C3CDF">
              <w:rPr>
                <w:rFonts w:ascii="Times New Roman" w:eastAsia="Times New Roman" w:hAnsi="Times New Roman" w:cs="Times New Roman"/>
                <w:color w:val="000000"/>
                <w:sz w:val="20"/>
                <w:szCs w:val="20"/>
              </w:rPr>
              <w:t xml:space="preserve">Female </w:t>
            </w:r>
            <w:del w:id="460" w:author="Mike.Litzow" w:date="2024-04-06T15:48:00Z">
              <w:r w:rsidRPr="000C3CDF" w:rsidDel="00754306">
                <w:rPr>
                  <w:rFonts w:ascii="Times New Roman" w:eastAsia="Times New Roman" w:hAnsi="Times New Roman" w:cs="Times New Roman"/>
                  <w:color w:val="000000"/>
                  <w:sz w:val="20"/>
                  <w:szCs w:val="20"/>
                </w:rPr>
                <w:delText>Bairdi</w:delText>
              </w:r>
            </w:del>
            <w:ins w:id="461" w:author="Mike.Litzow" w:date="2024-04-06T15:48:00Z">
              <w:r w:rsidR="00754306">
                <w:rPr>
                  <w:rFonts w:ascii="Times New Roman" w:eastAsia="Times New Roman" w:hAnsi="Times New Roman" w:cs="Times New Roman"/>
                  <w:color w:val="000000"/>
                  <w:sz w:val="20"/>
                  <w:szCs w:val="20"/>
                </w:rPr>
                <w:t>bairdi</w:t>
              </w:r>
            </w:ins>
            <w:r w:rsidRPr="000C3CDF">
              <w:rPr>
                <w:rFonts w:ascii="Times New Roman" w:eastAsia="Times New Roman" w:hAnsi="Times New Roman" w:cs="Times New Roman"/>
                <w:color w:val="000000"/>
                <w:sz w:val="20"/>
                <w:szCs w:val="20"/>
              </w:rPr>
              <w:t>, FHS lag 2, PDO RA3</w:t>
            </w:r>
          </w:p>
        </w:tc>
      </w:tr>
      <w:tr w:rsidR="000C3CDF" w:rsidRPr="000C3CDF" w14:paraId="5754BF83" w14:textId="77777777" w:rsidTr="003B4A7D">
        <w:trPr>
          <w:trHeight w:val="263"/>
          <w:jc w:val="center"/>
        </w:trPr>
        <w:tc>
          <w:tcPr>
            <w:tcW w:w="829" w:type="dxa"/>
            <w:shd w:val="clear" w:color="auto" w:fill="auto"/>
            <w:noWrap/>
            <w:vAlign w:val="bottom"/>
            <w:hideMark/>
          </w:tcPr>
          <w:p w14:paraId="5E569103"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28</w:t>
            </w:r>
          </w:p>
        </w:tc>
        <w:tc>
          <w:tcPr>
            <w:tcW w:w="422" w:type="dxa"/>
            <w:shd w:val="clear" w:color="auto" w:fill="auto"/>
            <w:noWrap/>
            <w:vAlign w:val="bottom"/>
            <w:hideMark/>
          </w:tcPr>
          <w:p w14:paraId="3A060C83"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7</w:t>
            </w:r>
          </w:p>
        </w:tc>
        <w:tc>
          <w:tcPr>
            <w:tcW w:w="792" w:type="dxa"/>
            <w:shd w:val="clear" w:color="auto" w:fill="auto"/>
            <w:noWrap/>
            <w:vAlign w:val="bottom"/>
            <w:hideMark/>
          </w:tcPr>
          <w:p w14:paraId="151AD110"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84.76</w:t>
            </w:r>
          </w:p>
        </w:tc>
        <w:tc>
          <w:tcPr>
            <w:tcW w:w="720" w:type="dxa"/>
            <w:shd w:val="clear" w:color="auto" w:fill="auto"/>
            <w:noWrap/>
            <w:vAlign w:val="bottom"/>
            <w:hideMark/>
          </w:tcPr>
          <w:p w14:paraId="40D313A0"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2.83</w:t>
            </w:r>
          </w:p>
        </w:tc>
        <w:tc>
          <w:tcPr>
            <w:tcW w:w="5590" w:type="dxa"/>
            <w:shd w:val="clear" w:color="auto" w:fill="auto"/>
            <w:noWrap/>
            <w:vAlign w:val="bottom"/>
            <w:hideMark/>
          </w:tcPr>
          <w:p w14:paraId="7CA4BF88" w14:textId="2FC374BF" w:rsidR="000C3CDF" w:rsidRPr="000C3CDF" w:rsidRDefault="000C3CDF">
            <w:pPr>
              <w:spacing w:after="0" w:line="240" w:lineRule="auto"/>
              <w:rPr>
                <w:rFonts w:ascii="Times New Roman" w:eastAsia="Times New Roman" w:hAnsi="Times New Roman" w:cs="Times New Roman"/>
                <w:color w:val="000000"/>
                <w:sz w:val="20"/>
                <w:szCs w:val="20"/>
              </w:rPr>
              <w:pPrChange w:id="462" w:author="Mike.Litzow" w:date="2024-04-06T15:49:00Z">
                <w:pPr>
                  <w:spacing w:after="0" w:line="240" w:lineRule="auto"/>
                  <w:jc w:val="center"/>
                </w:pPr>
              </w:pPrChange>
            </w:pPr>
            <w:r w:rsidRPr="000C3CDF">
              <w:rPr>
                <w:rFonts w:ascii="Times New Roman" w:eastAsia="Times New Roman" w:hAnsi="Times New Roman" w:cs="Times New Roman"/>
                <w:color w:val="000000"/>
                <w:sz w:val="20"/>
                <w:szCs w:val="20"/>
              </w:rPr>
              <w:t xml:space="preserve">Female </w:t>
            </w:r>
            <w:del w:id="463" w:author="Mike.Litzow" w:date="2024-04-06T15:48:00Z">
              <w:r w:rsidRPr="000C3CDF" w:rsidDel="00754306">
                <w:rPr>
                  <w:rFonts w:ascii="Times New Roman" w:eastAsia="Times New Roman" w:hAnsi="Times New Roman" w:cs="Times New Roman"/>
                  <w:color w:val="000000"/>
                  <w:sz w:val="20"/>
                  <w:szCs w:val="20"/>
                </w:rPr>
                <w:delText>Bairdi</w:delText>
              </w:r>
            </w:del>
            <w:ins w:id="464" w:author="Mike.Litzow" w:date="2024-04-06T15:48:00Z">
              <w:r w:rsidR="00754306">
                <w:rPr>
                  <w:rFonts w:ascii="Times New Roman" w:eastAsia="Times New Roman" w:hAnsi="Times New Roman" w:cs="Times New Roman"/>
                  <w:color w:val="000000"/>
                  <w:sz w:val="20"/>
                  <w:szCs w:val="20"/>
                </w:rPr>
                <w:t>bairdi</w:t>
              </w:r>
            </w:ins>
            <w:r w:rsidRPr="000C3CDF">
              <w:rPr>
                <w:rFonts w:ascii="Times New Roman" w:eastAsia="Times New Roman" w:hAnsi="Times New Roman" w:cs="Times New Roman"/>
                <w:color w:val="000000"/>
                <w:sz w:val="20"/>
                <w:szCs w:val="20"/>
              </w:rPr>
              <w:t>, FHS lag 2, AO RA3</w:t>
            </w:r>
          </w:p>
        </w:tc>
      </w:tr>
      <w:tr w:rsidR="000C3CDF" w:rsidRPr="000C3CDF" w14:paraId="0D0E9DC7" w14:textId="77777777" w:rsidTr="003B4A7D">
        <w:trPr>
          <w:trHeight w:val="263"/>
          <w:jc w:val="center"/>
        </w:trPr>
        <w:tc>
          <w:tcPr>
            <w:tcW w:w="829" w:type="dxa"/>
            <w:shd w:val="clear" w:color="auto" w:fill="auto"/>
            <w:noWrap/>
            <w:vAlign w:val="bottom"/>
            <w:hideMark/>
          </w:tcPr>
          <w:p w14:paraId="6943EF36"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31</w:t>
            </w:r>
          </w:p>
        </w:tc>
        <w:tc>
          <w:tcPr>
            <w:tcW w:w="422" w:type="dxa"/>
            <w:shd w:val="clear" w:color="auto" w:fill="auto"/>
            <w:noWrap/>
            <w:vAlign w:val="bottom"/>
            <w:hideMark/>
          </w:tcPr>
          <w:p w14:paraId="6E3CD6A9"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7</w:t>
            </w:r>
          </w:p>
        </w:tc>
        <w:tc>
          <w:tcPr>
            <w:tcW w:w="792" w:type="dxa"/>
            <w:shd w:val="clear" w:color="auto" w:fill="auto"/>
            <w:noWrap/>
            <w:vAlign w:val="bottom"/>
            <w:hideMark/>
          </w:tcPr>
          <w:p w14:paraId="2F040EC0"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84.84</w:t>
            </w:r>
          </w:p>
        </w:tc>
        <w:tc>
          <w:tcPr>
            <w:tcW w:w="720" w:type="dxa"/>
            <w:shd w:val="clear" w:color="auto" w:fill="auto"/>
            <w:noWrap/>
            <w:vAlign w:val="bottom"/>
            <w:hideMark/>
          </w:tcPr>
          <w:p w14:paraId="49B6B13E"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2.92</w:t>
            </w:r>
          </w:p>
        </w:tc>
        <w:tc>
          <w:tcPr>
            <w:tcW w:w="5590" w:type="dxa"/>
            <w:shd w:val="clear" w:color="auto" w:fill="auto"/>
            <w:noWrap/>
            <w:vAlign w:val="bottom"/>
            <w:hideMark/>
          </w:tcPr>
          <w:p w14:paraId="00BA7B08" w14:textId="7862889E" w:rsidR="000C3CDF" w:rsidRPr="000C3CDF" w:rsidRDefault="000C3CDF">
            <w:pPr>
              <w:spacing w:after="0" w:line="240" w:lineRule="auto"/>
              <w:rPr>
                <w:rFonts w:ascii="Times New Roman" w:eastAsia="Times New Roman" w:hAnsi="Times New Roman" w:cs="Times New Roman"/>
                <w:color w:val="000000"/>
                <w:sz w:val="20"/>
                <w:szCs w:val="20"/>
              </w:rPr>
              <w:pPrChange w:id="465" w:author="Mike.Litzow" w:date="2024-04-06T15:49:00Z">
                <w:pPr>
                  <w:spacing w:after="0" w:line="240" w:lineRule="auto"/>
                  <w:jc w:val="center"/>
                </w:pPr>
              </w:pPrChange>
            </w:pPr>
            <w:r w:rsidRPr="000C3CDF">
              <w:rPr>
                <w:rFonts w:ascii="Times New Roman" w:eastAsia="Times New Roman" w:hAnsi="Times New Roman" w:cs="Times New Roman"/>
                <w:color w:val="000000"/>
                <w:sz w:val="20"/>
                <w:szCs w:val="20"/>
              </w:rPr>
              <w:t xml:space="preserve">Female </w:t>
            </w:r>
            <w:del w:id="466" w:author="Mike.Litzow" w:date="2024-04-06T15:48:00Z">
              <w:r w:rsidRPr="000C3CDF" w:rsidDel="00754306">
                <w:rPr>
                  <w:rFonts w:ascii="Times New Roman" w:eastAsia="Times New Roman" w:hAnsi="Times New Roman" w:cs="Times New Roman"/>
                  <w:color w:val="000000"/>
                  <w:sz w:val="20"/>
                  <w:szCs w:val="20"/>
                </w:rPr>
                <w:delText>Bairdi</w:delText>
              </w:r>
            </w:del>
            <w:ins w:id="467" w:author="Mike.Litzow" w:date="2024-04-06T15:48:00Z">
              <w:r w:rsidR="00754306">
                <w:rPr>
                  <w:rFonts w:ascii="Times New Roman" w:eastAsia="Times New Roman" w:hAnsi="Times New Roman" w:cs="Times New Roman"/>
                  <w:color w:val="000000"/>
                  <w:sz w:val="20"/>
                  <w:szCs w:val="20"/>
                </w:rPr>
                <w:t>bairdi</w:t>
              </w:r>
            </w:ins>
            <w:r w:rsidRPr="000C3CDF">
              <w:rPr>
                <w:rFonts w:ascii="Times New Roman" w:eastAsia="Times New Roman" w:hAnsi="Times New Roman" w:cs="Times New Roman"/>
                <w:color w:val="000000"/>
                <w:sz w:val="20"/>
                <w:szCs w:val="20"/>
              </w:rPr>
              <w:t>, FHS lag 2, May-July SST</w:t>
            </w:r>
          </w:p>
        </w:tc>
      </w:tr>
      <w:tr w:rsidR="000C3CDF" w:rsidRPr="000C3CDF" w14:paraId="0931A834" w14:textId="77777777" w:rsidTr="003B4A7D">
        <w:trPr>
          <w:trHeight w:val="263"/>
          <w:jc w:val="center"/>
        </w:trPr>
        <w:tc>
          <w:tcPr>
            <w:tcW w:w="829" w:type="dxa"/>
            <w:shd w:val="clear" w:color="auto" w:fill="auto"/>
            <w:noWrap/>
            <w:vAlign w:val="bottom"/>
            <w:hideMark/>
          </w:tcPr>
          <w:p w14:paraId="04C793CB"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8</w:t>
            </w:r>
          </w:p>
        </w:tc>
        <w:tc>
          <w:tcPr>
            <w:tcW w:w="422" w:type="dxa"/>
            <w:shd w:val="clear" w:color="auto" w:fill="auto"/>
            <w:noWrap/>
            <w:vAlign w:val="bottom"/>
            <w:hideMark/>
          </w:tcPr>
          <w:p w14:paraId="777D9012"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7</w:t>
            </w:r>
          </w:p>
        </w:tc>
        <w:tc>
          <w:tcPr>
            <w:tcW w:w="792" w:type="dxa"/>
            <w:shd w:val="clear" w:color="auto" w:fill="auto"/>
            <w:noWrap/>
            <w:vAlign w:val="bottom"/>
            <w:hideMark/>
          </w:tcPr>
          <w:p w14:paraId="270D0960"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84.86</w:t>
            </w:r>
          </w:p>
        </w:tc>
        <w:tc>
          <w:tcPr>
            <w:tcW w:w="720" w:type="dxa"/>
            <w:shd w:val="clear" w:color="auto" w:fill="auto"/>
            <w:noWrap/>
            <w:vAlign w:val="bottom"/>
            <w:hideMark/>
          </w:tcPr>
          <w:p w14:paraId="3A2D694A"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2.94</w:t>
            </w:r>
          </w:p>
        </w:tc>
        <w:tc>
          <w:tcPr>
            <w:tcW w:w="5590" w:type="dxa"/>
            <w:shd w:val="clear" w:color="auto" w:fill="auto"/>
            <w:noWrap/>
            <w:vAlign w:val="bottom"/>
            <w:hideMark/>
          </w:tcPr>
          <w:p w14:paraId="7B2D054F" w14:textId="77200F4E" w:rsidR="000C3CDF" w:rsidRPr="000C3CDF" w:rsidRDefault="000C3CDF">
            <w:pPr>
              <w:spacing w:after="0" w:line="240" w:lineRule="auto"/>
              <w:rPr>
                <w:rFonts w:ascii="Times New Roman" w:eastAsia="Times New Roman" w:hAnsi="Times New Roman" w:cs="Times New Roman"/>
                <w:color w:val="000000"/>
                <w:sz w:val="20"/>
                <w:szCs w:val="20"/>
              </w:rPr>
              <w:pPrChange w:id="468" w:author="Mike.Litzow" w:date="2024-04-06T15:49:00Z">
                <w:pPr>
                  <w:spacing w:after="0" w:line="240" w:lineRule="auto"/>
                  <w:jc w:val="center"/>
                </w:pPr>
              </w:pPrChange>
            </w:pPr>
            <w:r w:rsidRPr="000C3CDF">
              <w:rPr>
                <w:rFonts w:ascii="Times New Roman" w:eastAsia="Times New Roman" w:hAnsi="Times New Roman" w:cs="Times New Roman"/>
                <w:color w:val="000000"/>
                <w:sz w:val="20"/>
                <w:szCs w:val="20"/>
              </w:rPr>
              <w:t xml:space="preserve">Female </w:t>
            </w:r>
            <w:del w:id="469" w:author="Mike.Litzow" w:date="2024-04-06T15:48:00Z">
              <w:r w:rsidRPr="000C3CDF" w:rsidDel="00754306">
                <w:rPr>
                  <w:rFonts w:ascii="Times New Roman" w:eastAsia="Times New Roman" w:hAnsi="Times New Roman" w:cs="Times New Roman"/>
                  <w:color w:val="000000"/>
                  <w:sz w:val="20"/>
                  <w:szCs w:val="20"/>
                </w:rPr>
                <w:delText>Bairdi</w:delText>
              </w:r>
            </w:del>
            <w:ins w:id="470" w:author="Mike.Litzow" w:date="2024-04-06T15:48:00Z">
              <w:r w:rsidR="00754306">
                <w:rPr>
                  <w:rFonts w:ascii="Times New Roman" w:eastAsia="Times New Roman" w:hAnsi="Times New Roman" w:cs="Times New Roman"/>
                  <w:color w:val="000000"/>
                  <w:sz w:val="20"/>
                  <w:szCs w:val="20"/>
                </w:rPr>
                <w:t>bairdi</w:t>
              </w:r>
            </w:ins>
            <w:r w:rsidRPr="000C3CDF">
              <w:rPr>
                <w:rFonts w:ascii="Times New Roman" w:eastAsia="Times New Roman" w:hAnsi="Times New Roman" w:cs="Times New Roman"/>
                <w:color w:val="000000"/>
                <w:sz w:val="20"/>
                <w:szCs w:val="20"/>
              </w:rPr>
              <w:t>, Pacific cod lag 1, FHS lag 2</w:t>
            </w:r>
          </w:p>
        </w:tc>
      </w:tr>
      <w:tr w:rsidR="000C3CDF" w:rsidRPr="000C3CDF" w14:paraId="6DD47854" w14:textId="77777777" w:rsidTr="003B4A7D">
        <w:trPr>
          <w:trHeight w:val="263"/>
          <w:jc w:val="center"/>
        </w:trPr>
        <w:tc>
          <w:tcPr>
            <w:tcW w:w="829" w:type="dxa"/>
            <w:shd w:val="clear" w:color="auto" w:fill="auto"/>
            <w:noWrap/>
            <w:vAlign w:val="bottom"/>
            <w:hideMark/>
          </w:tcPr>
          <w:p w14:paraId="510E9A26"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30</w:t>
            </w:r>
          </w:p>
        </w:tc>
        <w:tc>
          <w:tcPr>
            <w:tcW w:w="422" w:type="dxa"/>
            <w:shd w:val="clear" w:color="auto" w:fill="auto"/>
            <w:noWrap/>
            <w:vAlign w:val="bottom"/>
            <w:hideMark/>
          </w:tcPr>
          <w:p w14:paraId="383C73AE"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7</w:t>
            </w:r>
          </w:p>
        </w:tc>
        <w:tc>
          <w:tcPr>
            <w:tcW w:w="792" w:type="dxa"/>
            <w:shd w:val="clear" w:color="auto" w:fill="auto"/>
            <w:noWrap/>
            <w:vAlign w:val="bottom"/>
            <w:hideMark/>
          </w:tcPr>
          <w:p w14:paraId="022EA5D1"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85.07</w:t>
            </w:r>
          </w:p>
        </w:tc>
        <w:tc>
          <w:tcPr>
            <w:tcW w:w="720" w:type="dxa"/>
            <w:shd w:val="clear" w:color="auto" w:fill="auto"/>
            <w:noWrap/>
            <w:vAlign w:val="bottom"/>
            <w:hideMark/>
          </w:tcPr>
          <w:p w14:paraId="529C00F7"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3.15</w:t>
            </w:r>
          </w:p>
        </w:tc>
        <w:tc>
          <w:tcPr>
            <w:tcW w:w="5590" w:type="dxa"/>
            <w:shd w:val="clear" w:color="auto" w:fill="auto"/>
            <w:noWrap/>
            <w:vAlign w:val="bottom"/>
            <w:hideMark/>
          </w:tcPr>
          <w:p w14:paraId="45DDECDB" w14:textId="23F8118F" w:rsidR="000C3CDF" w:rsidRPr="000C3CDF" w:rsidRDefault="000C3CDF">
            <w:pPr>
              <w:spacing w:after="0" w:line="240" w:lineRule="auto"/>
              <w:rPr>
                <w:rFonts w:ascii="Times New Roman" w:eastAsia="Times New Roman" w:hAnsi="Times New Roman" w:cs="Times New Roman"/>
                <w:color w:val="000000"/>
                <w:sz w:val="20"/>
                <w:szCs w:val="20"/>
              </w:rPr>
              <w:pPrChange w:id="471" w:author="Mike.Litzow" w:date="2024-04-06T15:49:00Z">
                <w:pPr>
                  <w:spacing w:after="0" w:line="240" w:lineRule="auto"/>
                  <w:jc w:val="center"/>
                </w:pPr>
              </w:pPrChange>
            </w:pPr>
            <w:r w:rsidRPr="000C3CDF">
              <w:rPr>
                <w:rFonts w:ascii="Times New Roman" w:eastAsia="Times New Roman" w:hAnsi="Times New Roman" w:cs="Times New Roman"/>
                <w:color w:val="000000"/>
                <w:sz w:val="20"/>
                <w:szCs w:val="20"/>
              </w:rPr>
              <w:t xml:space="preserve">Female </w:t>
            </w:r>
            <w:del w:id="472" w:author="Mike.Litzow" w:date="2024-04-06T15:48:00Z">
              <w:r w:rsidRPr="000C3CDF" w:rsidDel="00754306">
                <w:rPr>
                  <w:rFonts w:ascii="Times New Roman" w:eastAsia="Times New Roman" w:hAnsi="Times New Roman" w:cs="Times New Roman"/>
                  <w:color w:val="000000"/>
                  <w:sz w:val="20"/>
                  <w:szCs w:val="20"/>
                </w:rPr>
                <w:delText>Bairdi</w:delText>
              </w:r>
            </w:del>
            <w:ins w:id="473" w:author="Mike.Litzow" w:date="2024-04-06T15:48:00Z">
              <w:r w:rsidR="00754306">
                <w:rPr>
                  <w:rFonts w:ascii="Times New Roman" w:eastAsia="Times New Roman" w:hAnsi="Times New Roman" w:cs="Times New Roman"/>
                  <w:color w:val="000000"/>
                  <w:sz w:val="20"/>
                  <w:szCs w:val="20"/>
                </w:rPr>
                <w:t>bairdi</w:t>
              </w:r>
            </w:ins>
            <w:r w:rsidRPr="000C3CDF">
              <w:rPr>
                <w:rFonts w:ascii="Times New Roman" w:eastAsia="Times New Roman" w:hAnsi="Times New Roman" w:cs="Times New Roman"/>
                <w:color w:val="000000"/>
                <w:sz w:val="20"/>
                <w:szCs w:val="20"/>
              </w:rPr>
              <w:t>, FHS lag 2, AO RA2</w:t>
            </w:r>
          </w:p>
        </w:tc>
      </w:tr>
      <w:tr w:rsidR="000C3CDF" w:rsidRPr="000C3CDF" w14:paraId="21E3A41E" w14:textId="77777777" w:rsidTr="003B4A7D">
        <w:trPr>
          <w:trHeight w:val="263"/>
          <w:jc w:val="center"/>
        </w:trPr>
        <w:tc>
          <w:tcPr>
            <w:tcW w:w="829" w:type="dxa"/>
            <w:shd w:val="clear" w:color="auto" w:fill="auto"/>
            <w:noWrap/>
            <w:vAlign w:val="bottom"/>
            <w:hideMark/>
          </w:tcPr>
          <w:p w14:paraId="0B192881"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2</w:t>
            </w:r>
          </w:p>
        </w:tc>
        <w:tc>
          <w:tcPr>
            <w:tcW w:w="422" w:type="dxa"/>
            <w:shd w:val="clear" w:color="auto" w:fill="auto"/>
            <w:noWrap/>
            <w:vAlign w:val="bottom"/>
            <w:hideMark/>
          </w:tcPr>
          <w:p w14:paraId="5F338540"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6</w:t>
            </w:r>
          </w:p>
        </w:tc>
        <w:tc>
          <w:tcPr>
            <w:tcW w:w="792" w:type="dxa"/>
            <w:shd w:val="clear" w:color="auto" w:fill="auto"/>
            <w:noWrap/>
            <w:vAlign w:val="bottom"/>
            <w:hideMark/>
          </w:tcPr>
          <w:p w14:paraId="568BBE6B"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85.42</w:t>
            </w:r>
          </w:p>
        </w:tc>
        <w:tc>
          <w:tcPr>
            <w:tcW w:w="720" w:type="dxa"/>
            <w:shd w:val="clear" w:color="auto" w:fill="auto"/>
            <w:noWrap/>
            <w:vAlign w:val="bottom"/>
            <w:hideMark/>
          </w:tcPr>
          <w:p w14:paraId="4A14E45D"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3.50</w:t>
            </w:r>
          </w:p>
        </w:tc>
        <w:tc>
          <w:tcPr>
            <w:tcW w:w="5590" w:type="dxa"/>
            <w:shd w:val="clear" w:color="auto" w:fill="auto"/>
            <w:noWrap/>
            <w:vAlign w:val="bottom"/>
            <w:hideMark/>
          </w:tcPr>
          <w:p w14:paraId="1E89A74B" w14:textId="7EC655EA" w:rsidR="000C3CDF" w:rsidRPr="000C3CDF" w:rsidRDefault="000C3CDF">
            <w:pPr>
              <w:spacing w:after="0" w:line="240" w:lineRule="auto"/>
              <w:rPr>
                <w:rFonts w:ascii="Times New Roman" w:eastAsia="Times New Roman" w:hAnsi="Times New Roman" w:cs="Times New Roman"/>
                <w:color w:val="000000"/>
                <w:sz w:val="20"/>
                <w:szCs w:val="20"/>
              </w:rPr>
              <w:pPrChange w:id="474" w:author="Mike.Litzow" w:date="2024-04-06T15:49:00Z">
                <w:pPr>
                  <w:spacing w:after="0" w:line="240" w:lineRule="auto"/>
                  <w:jc w:val="center"/>
                </w:pPr>
              </w:pPrChange>
            </w:pPr>
            <w:r w:rsidRPr="000C3CDF">
              <w:rPr>
                <w:rFonts w:ascii="Times New Roman" w:eastAsia="Times New Roman" w:hAnsi="Times New Roman" w:cs="Times New Roman"/>
                <w:color w:val="000000"/>
                <w:sz w:val="20"/>
                <w:szCs w:val="20"/>
              </w:rPr>
              <w:t xml:space="preserve">Female </w:t>
            </w:r>
            <w:del w:id="475" w:author="Mike.Litzow" w:date="2024-04-06T15:48:00Z">
              <w:r w:rsidRPr="000C3CDF" w:rsidDel="00754306">
                <w:rPr>
                  <w:rFonts w:ascii="Times New Roman" w:eastAsia="Times New Roman" w:hAnsi="Times New Roman" w:cs="Times New Roman"/>
                  <w:color w:val="000000"/>
                  <w:sz w:val="20"/>
                  <w:szCs w:val="20"/>
                </w:rPr>
                <w:delText>Bairdi</w:delText>
              </w:r>
            </w:del>
            <w:ins w:id="476" w:author="Mike.Litzow" w:date="2024-04-06T15:48:00Z">
              <w:r w:rsidR="00754306">
                <w:rPr>
                  <w:rFonts w:ascii="Times New Roman" w:eastAsia="Times New Roman" w:hAnsi="Times New Roman" w:cs="Times New Roman"/>
                  <w:color w:val="000000"/>
                  <w:sz w:val="20"/>
                  <w:szCs w:val="20"/>
                </w:rPr>
                <w:t>bairdi</w:t>
              </w:r>
            </w:ins>
            <w:r w:rsidRPr="000C3CDF">
              <w:rPr>
                <w:rFonts w:ascii="Times New Roman" w:eastAsia="Times New Roman" w:hAnsi="Times New Roman" w:cs="Times New Roman"/>
                <w:color w:val="000000"/>
                <w:sz w:val="20"/>
                <w:szCs w:val="20"/>
              </w:rPr>
              <w:t>, ovigerous female opilio</w:t>
            </w:r>
          </w:p>
        </w:tc>
      </w:tr>
      <w:tr w:rsidR="000C3CDF" w:rsidRPr="000C3CDF" w14:paraId="15C49EC4" w14:textId="77777777" w:rsidTr="003B4A7D">
        <w:trPr>
          <w:trHeight w:val="263"/>
          <w:jc w:val="center"/>
        </w:trPr>
        <w:tc>
          <w:tcPr>
            <w:tcW w:w="829" w:type="dxa"/>
            <w:shd w:val="clear" w:color="auto" w:fill="auto"/>
            <w:noWrap/>
            <w:vAlign w:val="bottom"/>
            <w:hideMark/>
          </w:tcPr>
          <w:p w14:paraId="351BCB65"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25</w:t>
            </w:r>
          </w:p>
        </w:tc>
        <w:tc>
          <w:tcPr>
            <w:tcW w:w="422" w:type="dxa"/>
            <w:shd w:val="clear" w:color="auto" w:fill="auto"/>
            <w:noWrap/>
            <w:vAlign w:val="bottom"/>
            <w:hideMark/>
          </w:tcPr>
          <w:p w14:paraId="0656B9E3"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8</w:t>
            </w:r>
          </w:p>
        </w:tc>
        <w:tc>
          <w:tcPr>
            <w:tcW w:w="792" w:type="dxa"/>
            <w:shd w:val="clear" w:color="auto" w:fill="auto"/>
            <w:noWrap/>
            <w:vAlign w:val="bottom"/>
            <w:hideMark/>
          </w:tcPr>
          <w:p w14:paraId="4825E4EC"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85.51</w:t>
            </w:r>
          </w:p>
        </w:tc>
        <w:tc>
          <w:tcPr>
            <w:tcW w:w="720" w:type="dxa"/>
            <w:shd w:val="clear" w:color="auto" w:fill="auto"/>
            <w:noWrap/>
            <w:vAlign w:val="bottom"/>
            <w:hideMark/>
          </w:tcPr>
          <w:p w14:paraId="70CC190F"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3.58</w:t>
            </w:r>
          </w:p>
        </w:tc>
        <w:tc>
          <w:tcPr>
            <w:tcW w:w="5590" w:type="dxa"/>
            <w:shd w:val="clear" w:color="auto" w:fill="auto"/>
            <w:noWrap/>
            <w:vAlign w:val="bottom"/>
            <w:hideMark/>
          </w:tcPr>
          <w:p w14:paraId="60EA40CB" w14:textId="19DAF057" w:rsidR="000C3CDF" w:rsidRPr="000C3CDF" w:rsidRDefault="000C3CDF">
            <w:pPr>
              <w:spacing w:after="0" w:line="240" w:lineRule="auto"/>
              <w:rPr>
                <w:rFonts w:ascii="Times New Roman" w:eastAsia="Times New Roman" w:hAnsi="Times New Roman" w:cs="Times New Roman"/>
                <w:color w:val="000000"/>
                <w:sz w:val="20"/>
                <w:szCs w:val="20"/>
              </w:rPr>
              <w:pPrChange w:id="477" w:author="Mike.Litzow" w:date="2024-04-06T15:49:00Z">
                <w:pPr>
                  <w:spacing w:after="0" w:line="240" w:lineRule="auto"/>
                  <w:jc w:val="center"/>
                </w:pPr>
              </w:pPrChange>
            </w:pPr>
            <w:r w:rsidRPr="000C3CDF">
              <w:rPr>
                <w:rFonts w:ascii="Times New Roman" w:eastAsia="Times New Roman" w:hAnsi="Times New Roman" w:cs="Times New Roman"/>
                <w:color w:val="000000"/>
                <w:sz w:val="20"/>
                <w:szCs w:val="20"/>
              </w:rPr>
              <w:t xml:space="preserve">Female </w:t>
            </w:r>
            <w:del w:id="478" w:author="Mike.Litzow" w:date="2024-04-06T15:48:00Z">
              <w:r w:rsidRPr="000C3CDF" w:rsidDel="00754306">
                <w:rPr>
                  <w:rFonts w:ascii="Times New Roman" w:eastAsia="Times New Roman" w:hAnsi="Times New Roman" w:cs="Times New Roman"/>
                  <w:color w:val="000000"/>
                  <w:sz w:val="20"/>
                  <w:szCs w:val="20"/>
                </w:rPr>
                <w:delText>Bairdi</w:delText>
              </w:r>
            </w:del>
            <w:ins w:id="479" w:author="Mike.Litzow" w:date="2024-04-06T15:48:00Z">
              <w:r w:rsidR="00754306">
                <w:rPr>
                  <w:rFonts w:ascii="Times New Roman" w:eastAsia="Times New Roman" w:hAnsi="Times New Roman" w:cs="Times New Roman"/>
                  <w:color w:val="000000"/>
                  <w:sz w:val="20"/>
                  <w:szCs w:val="20"/>
                </w:rPr>
                <w:t>bairdi</w:t>
              </w:r>
            </w:ins>
            <w:r w:rsidRPr="000C3CDF">
              <w:rPr>
                <w:rFonts w:ascii="Times New Roman" w:eastAsia="Times New Roman" w:hAnsi="Times New Roman" w:cs="Times New Roman"/>
                <w:color w:val="000000"/>
                <w:sz w:val="20"/>
                <w:szCs w:val="20"/>
              </w:rPr>
              <w:t>, FHS lag 2, ovigerous female opilio, SE wind</w:t>
            </w:r>
          </w:p>
        </w:tc>
      </w:tr>
      <w:tr w:rsidR="000C3CDF" w:rsidRPr="000C3CDF" w14:paraId="72B827CA" w14:textId="77777777" w:rsidTr="003B4A7D">
        <w:trPr>
          <w:trHeight w:val="263"/>
          <w:jc w:val="center"/>
        </w:trPr>
        <w:tc>
          <w:tcPr>
            <w:tcW w:w="829" w:type="dxa"/>
            <w:shd w:val="clear" w:color="auto" w:fill="auto"/>
            <w:noWrap/>
            <w:vAlign w:val="bottom"/>
            <w:hideMark/>
          </w:tcPr>
          <w:p w14:paraId="330B71B6"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1</w:t>
            </w:r>
          </w:p>
        </w:tc>
        <w:tc>
          <w:tcPr>
            <w:tcW w:w="422" w:type="dxa"/>
            <w:shd w:val="clear" w:color="auto" w:fill="auto"/>
            <w:noWrap/>
            <w:vAlign w:val="bottom"/>
            <w:hideMark/>
          </w:tcPr>
          <w:p w14:paraId="591628E9"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5</w:t>
            </w:r>
          </w:p>
        </w:tc>
        <w:tc>
          <w:tcPr>
            <w:tcW w:w="792" w:type="dxa"/>
            <w:shd w:val="clear" w:color="auto" w:fill="auto"/>
            <w:noWrap/>
            <w:vAlign w:val="bottom"/>
            <w:hideMark/>
          </w:tcPr>
          <w:p w14:paraId="422C4BA9"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85.71</w:t>
            </w:r>
          </w:p>
        </w:tc>
        <w:tc>
          <w:tcPr>
            <w:tcW w:w="720" w:type="dxa"/>
            <w:shd w:val="clear" w:color="auto" w:fill="auto"/>
            <w:noWrap/>
            <w:vAlign w:val="bottom"/>
            <w:hideMark/>
          </w:tcPr>
          <w:p w14:paraId="385F6424"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3.79</w:t>
            </w:r>
          </w:p>
        </w:tc>
        <w:tc>
          <w:tcPr>
            <w:tcW w:w="5590" w:type="dxa"/>
            <w:shd w:val="clear" w:color="auto" w:fill="auto"/>
            <w:noWrap/>
            <w:vAlign w:val="bottom"/>
            <w:hideMark/>
          </w:tcPr>
          <w:p w14:paraId="3E919970" w14:textId="7F42F6AB" w:rsidR="000C3CDF" w:rsidRPr="000C3CDF" w:rsidRDefault="000C3CDF">
            <w:pPr>
              <w:spacing w:after="0" w:line="240" w:lineRule="auto"/>
              <w:rPr>
                <w:rFonts w:ascii="Times New Roman" w:eastAsia="Times New Roman" w:hAnsi="Times New Roman" w:cs="Times New Roman"/>
                <w:color w:val="000000"/>
                <w:sz w:val="20"/>
                <w:szCs w:val="20"/>
              </w:rPr>
              <w:pPrChange w:id="480" w:author="Mike.Litzow" w:date="2024-04-06T15:49:00Z">
                <w:pPr>
                  <w:spacing w:after="0" w:line="240" w:lineRule="auto"/>
                  <w:jc w:val="center"/>
                </w:pPr>
              </w:pPrChange>
            </w:pPr>
            <w:r w:rsidRPr="000C3CDF">
              <w:rPr>
                <w:rFonts w:ascii="Times New Roman" w:eastAsia="Times New Roman" w:hAnsi="Times New Roman" w:cs="Times New Roman"/>
                <w:color w:val="000000"/>
                <w:sz w:val="20"/>
                <w:szCs w:val="20"/>
              </w:rPr>
              <w:t xml:space="preserve">Female </w:t>
            </w:r>
            <w:del w:id="481" w:author="Mike.Litzow" w:date="2024-04-06T15:48:00Z">
              <w:r w:rsidRPr="000C3CDF" w:rsidDel="00754306">
                <w:rPr>
                  <w:rFonts w:ascii="Times New Roman" w:eastAsia="Times New Roman" w:hAnsi="Times New Roman" w:cs="Times New Roman"/>
                  <w:color w:val="000000"/>
                  <w:sz w:val="20"/>
                  <w:szCs w:val="20"/>
                </w:rPr>
                <w:delText>Bairdi</w:delText>
              </w:r>
            </w:del>
            <w:ins w:id="482" w:author="Mike.Litzow" w:date="2024-04-06T15:48:00Z">
              <w:r w:rsidR="00754306">
                <w:rPr>
                  <w:rFonts w:ascii="Times New Roman" w:eastAsia="Times New Roman" w:hAnsi="Times New Roman" w:cs="Times New Roman"/>
                  <w:color w:val="000000"/>
                  <w:sz w:val="20"/>
                  <w:szCs w:val="20"/>
                </w:rPr>
                <w:t>bairdi</w:t>
              </w:r>
            </w:ins>
          </w:p>
        </w:tc>
      </w:tr>
      <w:tr w:rsidR="000C3CDF" w:rsidRPr="000C3CDF" w14:paraId="030B83FF" w14:textId="77777777" w:rsidTr="003B4A7D">
        <w:trPr>
          <w:trHeight w:val="263"/>
          <w:jc w:val="center"/>
        </w:trPr>
        <w:tc>
          <w:tcPr>
            <w:tcW w:w="829" w:type="dxa"/>
            <w:shd w:val="clear" w:color="auto" w:fill="auto"/>
            <w:noWrap/>
            <w:vAlign w:val="bottom"/>
            <w:hideMark/>
          </w:tcPr>
          <w:p w14:paraId="1DDB62E0"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22</w:t>
            </w:r>
          </w:p>
        </w:tc>
        <w:tc>
          <w:tcPr>
            <w:tcW w:w="422" w:type="dxa"/>
            <w:shd w:val="clear" w:color="auto" w:fill="auto"/>
            <w:noWrap/>
            <w:vAlign w:val="bottom"/>
            <w:hideMark/>
          </w:tcPr>
          <w:p w14:paraId="046CF3D6"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8</w:t>
            </w:r>
          </w:p>
        </w:tc>
        <w:tc>
          <w:tcPr>
            <w:tcW w:w="792" w:type="dxa"/>
            <w:shd w:val="clear" w:color="auto" w:fill="auto"/>
            <w:noWrap/>
            <w:vAlign w:val="bottom"/>
            <w:hideMark/>
          </w:tcPr>
          <w:p w14:paraId="62D2FEA7"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86.37</w:t>
            </w:r>
          </w:p>
        </w:tc>
        <w:tc>
          <w:tcPr>
            <w:tcW w:w="720" w:type="dxa"/>
            <w:shd w:val="clear" w:color="auto" w:fill="auto"/>
            <w:noWrap/>
            <w:vAlign w:val="bottom"/>
            <w:hideMark/>
          </w:tcPr>
          <w:p w14:paraId="5380496C"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4.45</w:t>
            </w:r>
          </w:p>
        </w:tc>
        <w:tc>
          <w:tcPr>
            <w:tcW w:w="5590" w:type="dxa"/>
            <w:shd w:val="clear" w:color="auto" w:fill="auto"/>
            <w:noWrap/>
            <w:vAlign w:val="bottom"/>
            <w:hideMark/>
          </w:tcPr>
          <w:p w14:paraId="7B8D9EA1" w14:textId="46FDFFBF" w:rsidR="000C3CDF" w:rsidRPr="000C3CDF" w:rsidRDefault="000C3CDF">
            <w:pPr>
              <w:spacing w:after="0" w:line="240" w:lineRule="auto"/>
              <w:rPr>
                <w:rFonts w:ascii="Times New Roman" w:eastAsia="Times New Roman" w:hAnsi="Times New Roman" w:cs="Times New Roman"/>
                <w:color w:val="000000"/>
                <w:sz w:val="20"/>
                <w:szCs w:val="20"/>
              </w:rPr>
              <w:pPrChange w:id="483" w:author="Mike.Litzow" w:date="2024-04-06T15:49:00Z">
                <w:pPr>
                  <w:spacing w:after="0" w:line="240" w:lineRule="auto"/>
                  <w:jc w:val="center"/>
                </w:pPr>
              </w:pPrChange>
            </w:pPr>
            <w:r w:rsidRPr="000C3CDF">
              <w:rPr>
                <w:rFonts w:ascii="Times New Roman" w:eastAsia="Times New Roman" w:hAnsi="Times New Roman" w:cs="Times New Roman"/>
                <w:color w:val="000000"/>
                <w:sz w:val="20"/>
                <w:szCs w:val="20"/>
              </w:rPr>
              <w:t xml:space="preserve">Female </w:t>
            </w:r>
            <w:del w:id="484" w:author="Mike.Litzow" w:date="2024-04-06T15:48:00Z">
              <w:r w:rsidRPr="000C3CDF" w:rsidDel="00754306">
                <w:rPr>
                  <w:rFonts w:ascii="Times New Roman" w:eastAsia="Times New Roman" w:hAnsi="Times New Roman" w:cs="Times New Roman"/>
                  <w:color w:val="000000"/>
                  <w:sz w:val="20"/>
                  <w:szCs w:val="20"/>
                </w:rPr>
                <w:delText>Bairdi</w:delText>
              </w:r>
            </w:del>
            <w:ins w:id="485" w:author="Mike.Litzow" w:date="2024-04-06T15:48:00Z">
              <w:r w:rsidR="00754306">
                <w:rPr>
                  <w:rFonts w:ascii="Times New Roman" w:eastAsia="Times New Roman" w:hAnsi="Times New Roman" w:cs="Times New Roman"/>
                  <w:color w:val="000000"/>
                  <w:sz w:val="20"/>
                  <w:szCs w:val="20"/>
                </w:rPr>
                <w:t>bairdi</w:t>
              </w:r>
            </w:ins>
            <w:r w:rsidRPr="000C3CDF">
              <w:rPr>
                <w:rFonts w:ascii="Times New Roman" w:eastAsia="Times New Roman" w:hAnsi="Times New Roman" w:cs="Times New Roman"/>
                <w:color w:val="000000"/>
                <w:sz w:val="20"/>
                <w:szCs w:val="20"/>
              </w:rPr>
              <w:t>, FHS lag 2, ovigerous female opilio, PDO RA2</w:t>
            </w:r>
          </w:p>
        </w:tc>
      </w:tr>
      <w:tr w:rsidR="000C3CDF" w:rsidRPr="000C3CDF" w14:paraId="4CA3BB54" w14:textId="77777777" w:rsidTr="003B4A7D">
        <w:trPr>
          <w:trHeight w:val="263"/>
          <w:jc w:val="center"/>
        </w:trPr>
        <w:tc>
          <w:tcPr>
            <w:tcW w:w="829" w:type="dxa"/>
            <w:shd w:val="clear" w:color="auto" w:fill="auto"/>
            <w:noWrap/>
            <w:vAlign w:val="bottom"/>
            <w:hideMark/>
          </w:tcPr>
          <w:p w14:paraId="6BD38AB3"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21</w:t>
            </w:r>
          </w:p>
        </w:tc>
        <w:tc>
          <w:tcPr>
            <w:tcW w:w="422" w:type="dxa"/>
            <w:shd w:val="clear" w:color="auto" w:fill="auto"/>
            <w:noWrap/>
            <w:vAlign w:val="bottom"/>
            <w:hideMark/>
          </w:tcPr>
          <w:p w14:paraId="2D7CF6A8"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8</w:t>
            </w:r>
          </w:p>
        </w:tc>
        <w:tc>
          <w:tcPr>
            <w:tcW w:w="792" w:type="dxa"/>
            <w:shd w:val="clear" w:color="auto" w:fill="auto"/>
            <w:noWrap/>
            <w:vAlign w:val="bottom"/>
            <w:hideMark/>
          </w:tcPr>
          <w:p w14:paraId="2E0F5EBA"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86.38</w:t>
            </w:r>
          </w:p>
        </w:tc>
        <w:tc>
          <w:tcPr>
            <w:tcW w:w="720" w:type="dxa"/>
            <w:shd w:val="clear" w:color="auto" w:fill="auto"/>
            <w:noWrap/>
            <w:vAlign w:val="bottom"/>
            <w:hideMark/>
          </w:tcPr>
          <w:p w14:paraId="1EB1DB4A"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4.46</w:t>
            </w:r>
          </w:p>
        </w:tc>
        <w:tc>
          <w:tcPr>
            <w:tcW w:w="5590" w:type="dxa"/>
            <w:shd w:val="clear" w:color="auto" w:fill="auto"/>
            <w:noWrap/>
            <w:vAlign w:val="bottom"/>
            <w:hideMark/>
          </w:tcPr>
          <w:p w14:paraId="283677EE" w14:textId="19492585" w:rsidR="000C3CDF" w:rsidRPr="000C3CDF" w:rsidRDefault="000C3CDF">
            <w:pPr>
              <w:spacing w:after="0" w:line="240" w:lineRule="auto"/>
              <w:rPr>
                <w:rFonts w:ascii="Times New Roman" w:eastAsia="Times New Roman" w:hAnsi="Times New Roman" w:cs="Times New Roman"/>
                <w:color w:val="000000"/>
                <w:sz w:val="20"/>
                <w:szCs w:val="20"/>
              </w:rPr>
              <w:pPrChange w:id="486" w:author="Mike.Litzow" w:date="2024-04-06T15:49:00Z">
                <w:pPr>
                  <w:spacing w:after="0" w:line="240" w:lineRule="auto"/>
                  <w:jc w:val="center"/>
                </w:pPr>
              </w:pPrChange>
            </w:pPr>
            <w:r w:rsidRPr="000C3CDF">
              <w:rPr>
                <w:rFonts w:ascii="Times New Roman" w:eastAsia="Times New Roman" w:hAnsi="Times New Roman" w:cs="Times New Roman"/>
                <w:color w:val="000000"/>
                <w:sz w:val="20"/>
                <w:szCs w:val="20"/>
              </w:rPr>
              <w:t xml:space="preserve">Female </w:t>
            </w:r>
            <w:del w:id="487" w:author="Mike.Litzow" w:date="2024-04-06T15:48:00Z">
              <w:r w:rsidRPr="000C3CDF" w:rsidDel="00754306">
                <w:rPr>
                  <w:rFonts w:ascii="Times New Roman" w:eastAsia="Times New Roman" w:hAnsi="Times New Roman" w:cs="Times New Roman"/>
                  <w:color w:val="000000"/>
                  <w:sz w:val="20"/>
                  <w:szCs w:val="20"/>
                </w:rPr>
                <w:delText>Bairdi</w:delText>
              </w:r>
            </w:del>
            <w:ins w:id="488" w:author="Mike.Litzow" w:date="2024-04-06T15:48:00Z">
              <w:r w:rsidR="00754306">
                <w:rPr>
                  <w:rFonts w:ascii="Times New Roman" w:eastAsia="Times New Roman" w:hAnsi="Times New Roman" w:cs="Times New Roman"/>
                  <w:color w:val="000000"/>
                  <w:sz w:val="20"/>
                  <w:szCs w:val="20"/>
                </w:rPr>
                <w:t>bairdi</w:t>
              </w:r>
            </w:ins>
            <w:r w:rsidRPr="000C3CDF">
              <w:rPr>
                <w:rFonts w:ascii="Times New Roman" w:eastAsia="Times New Roman" w:hAnsi="Times New Roman" w:cs="Times New Roman"/>
                <w:color w:val="000000"/>
                <w:sz w:val="20"/>
                <w:szCs w:val="20"/>
              </w:rPr>
              <w:t>, FHS lag 2, ovigerous female opilio, AO RA3</w:t>
            </w:r>
          </w:p>
        </w:tc>
      </w:tr>
      <w:tr w:rsidR="000C3CDF" w:rsidRPr="000C3CDF" w14:paraId="76F47EA7" w14:textId="77777777" w:rsidTr="003B4A7D">
        <w:trPr>
          <w:trHeight w:val="263"/>
          <w:jc w:val="center"/>
        </w:trPr>
        <w:tc>
          <w:tcPr>
            <w:tcW w:w="829" w:type="dxa"/>
            <w:shd w:val="clear" w:color="auto" w:fill="auto"/>
            <w:noWrap/>
            <w:vAlign w:val="bottom"/>
            <w:hideMark/>
          </w:tcPr>
          <w:p w14:paraId="40566580"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26</w:t>
            </w:r>
          </w:p>
        </w:tc>
        <w:tc>
          <w:tcPr>
            <w:tcW w:w="422" w:type="dxa"/>
            <w:shd w:val="clear" w:color="auto" w:fill="auto"/>
            <w:noWrap/>
            <w:vAlign w:val="bottom"/>
            <w:hideMark/>
          </w:tcPr>
          <w:p w14:paraId="4D80AD20"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8</w:t>
            </w:r>
          </w:p>
        </w:tc>
        <w:tc>
          <w:tcPr>
            <w:tcW w:w="792" w:type="dxa"/>
            <w:shd w:val="clear" w:color="auto" w:fill="auto"/>
            <w:noWrap/>
            <w:vAlign w:val="bottom"/>
            <w:hideMark/>
          </w:tcPr>
          <w:p w14:paraId="5C7E855B"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86.44</w:t>
            </w:r>
          </w:p>
        </w:tc>
        <w:tc>
          <w:tcPr>
            <w:tcW w:w="720" w:type="dxa"/>
            <w:shd w:val="clear" w:color="auto" w:fill="auto"/>
            <w:noWrap/>
            <w:vAlign w:val="bottom"/>
            <w:hideMark/>
          </w:tcPr>
          <w:p w14:paraId="7CCEE100"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4.52</w:t>
            </w:r>
          </w:p>
        </w:tc>
        <w:tc>
          <w:tcPr>
            <w:tcW w:w="5590" w:type="dxa"/>
            <w:shd w:val="clear" w:color="auto" w:fill="auto"/>
            <w:noWrap/>
            <w:vAlign w:val="bottom"/>
            <w:hideMark/>
          </w:tcPr>
          <w:p w14:paraId="279AC140" w14:textId="26311EB5" w:rsidR="000C3CDF" w:rsidRPr="000C3CDF" w:rsidRDefault="000C3CDF">
            <w:pPr>
              <w:spacing w:after="0" w:line="240" w:lineRule="auto"/>
              <w:rPr>
                <w:rFonts w:ascii="Times New Roman" w:eastAsia="Times New Roman" w:hAnsi="Times New Roman" w:cs="Times New Roman"/>
                <w:color w:val="000000"/>
                <w:sz w:val="20"/>
                <w:szCs w:val="20"/>
              </w:rPr>
              <w:pPrChange w:id="489" w:author="Mike.Litzow" w:date="2024-04-06T15:49:00Z">
                <w:pPr>
                  <w:spacing w:after="0" w:line="240" w:lineRule="auto"/>
                  <w:jc w:val="center"/>
                </w:pPr>
              </w:pPrChange>
            </w:pPr>
            <w:r w:rsidRPr="000C3CDF">
              <w:rPr>
                <w:rFonts w:ascii="Times New Roman" w:eastAsia="Times New Roman" w:hAnsi="Times New Roman" w:cs="Times New Roman"/>
                <w:color w:val="000000"/>
                <w:sz w:val="20"/>
                <w:szCs w:val="20"/>
              </w:rPr>
              <w:t xml:space="preserve">Female </w:t>
            </w:r>
            <w:del w:id="490" w:author="Mike.Litzow" w:date="2024-04-06T15:48:00Z">
              <w:r w:rsidRPr="000C3CDF" w:rsidDel="00754306">
                <w:rPr>
                  <w:rFonts w:ascii="Times New Roman" w:eastAsia="Times New Roman" w:hAnsi="Times New Roman" w:cs="Times New Roman"/>
                  <w:color w:val="000000"/>
                  <w:sz w:val="20"/>
                  <w:szCs w:val="20"/>
                </w:rPr>
                <w:delText>Bairdi</w:delText>
              </w:r>
            </w:del>
            <w:ins w:id="491" w:author="Mike.Litzow" w:date="2024-04-06T15:48:00Z">
              <w:r w:rsidR="00754306">
                <w:rPr>
                  <w:rFonts w:ascii="Times New Roman" w:eastAsia="Times New Roman" w:hAnsi="Times New Roman" w:cs="Times New Roman"/>
                  <w:color w:val="000000"/>
                  <w:sz w:val="20"/>
                  <w:szCs w:val="20"/>
                </w:rPr>
                <w:t>bairdi</w:t>
              </w:r>
            </w:ins>
            <w:r w:rsidRPr="000C3CDF">
              <w:rPr>
                <w:rFonts w:ascii="Times New Roman" w:eastAsia="Times New Roman" w:hAnsi="Times New Roman" w:cs="Times New Roman"/>
                <w:color w:val="000000"/>
                <w:sz w:val="20"/>
                <w:szCs w:val="20"/>
              </w:rPr>
              <w:t>, FHS lag 2, ovigerous female opilio, NW wind</w:t>
            </w:r>
          </w:p>
        </w:tc>
      </w:tr>
      <w:tr w:rsidR="000C3CDF" w:rsidRPr="000C3CDF" w14:paraId="1BDA70F9" w14:textId="77777777" w:rsidTr="003B4A7D">
        <w:trPr>
          <w:trHeight w:val="263"/>
          <w:jc w:val="center"/>
        </w:trPr>
        <w:tc>
          <w:tcPr>
            <w:tcW w:w="829" w:type="dxa"/>
            <w:shd w:val="clear" w:color="auto" w:fill="auto"/>
            <w:noWrap/>
            <w:vAlign w:val="bottom"/>
            <w:hideMark/>
          </w:tcPr>
          <w:p w14:paraId="1CABB4AC"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7</w:t>
            </w:r>
          </w:p>
        </w:tc>
        <w:tc>
          <w:tcPr>
            <w:tcW w:w="422" w:type="dxa"/>
            <w:shd w:val="clear" w:color="auto" w:fill="auto"/>
            <w:noWrap/>
            <w:vAlign w:val="bottom"/>
            <w:hideMark/>
          </w:tcPr>
          <w:p w14:paraId="023EE276"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6</w:t>
            </w:r>
          </w:p>
        </w:tc>
        <w:tc>
          <w:tcPr>
            <w:tcW w:w="792" w:type="dxa"/>
            <w:shd w:val="clear" w:color="auto" w:fill="auto"/>
            <w:noWrap/>
            <w:vAlign w:val="bottom"/>
            <w:hideMark/>
          </w:tcPr>
          <w:p w14:paraId="41827048"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86.50</w:t>
            </w:r>
          </w:p>
        </w:tc>
        <w:tc>
          <w:tcPr>
            <w:tcW w:w="720" w:type="dxa"/>
            <w:shd w:val="clear" w:color="auto" w:fill="auto"/>
            <w:noWrap/>
            <w:vAlign w:val="bottom"/>
            <w:hideMark/>
          </w:tcPr>
          <w:p w14:paraId="441A4277"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4.57</w:t>
            </w:r>
          </w:p>
        </w:tc>
        <w:tc>
          <w:tcPr>
            <w:tcW w:w="5590" w:type="dxa"/>
            <w:shd w:val="clear" w:color="auto" w:fill="auto"/>
            <w:noWrap/>
            <w:vAlign w:val="bottom"/>
            <w:hideMark/>
          </w:tcPr>
          <w:p w14:paraId="3E74A493" w14:textId="4573D2DB" w:rsidR="000C3CDF" w:rsidRPr="000C3CDF" w:rsidRDefault="000C3CDF">
            <w:pPr>
              <w:spacing w:after="0" w:line="240" w:lineRule="auto"/>
              <w:rPr>
                <w:rFonts w:ascii="Times New Roman" w:eastAsia="Times New Roman" w:hAnsi="Times New Roman" w:cs="Times New Roman"/>
                <w:color w:val="000000"/>
                <w:sz w:val="20"/>
                <w:szCs w:val="20"/>
              </w:rPr>
              <w:pPrChange w:id="492" w:author="Mike.Litzow" w:date="2024-04-06T15:49:00Z">
                <w:pPr>
                  <w:spacing w:after="0" w:line="240" w:lineRule="auto"/>
                  <w:jc w:val="center"/>
                </w:pPr>
              </w:pPrChange>
            </w:pPr>
            <w:r w:rsidRPr="000C3CDF">
              <w:rPr>
                <w:rFonts w:ascii="Times New Roman" w:eastAsia="Times New Roman" w:hAnsi="Times New Roman" w:cs="Times New Roman"/>
                <w:color w:val="000000"/>
                <w:sz w:val="20"/>
                <w:szCs w:val="20"/>
              </w:rPr>
              <w:t xml:space="preserve">Female </w:t>
            </w:r>
            <w:del w:id="493" w:author="Mike.Litzow" w:date="2024-04-06T15:48:00Z">
              <w:r w:rsidRPr="000C3CDF" w:rsidDel="00754306">
                <w:rPr>
                  <w:rFonts w:ascii="Times New Roman" w:eastAsia="Times New Roman" w:hAnsi="Times New Roman" w:cs="Times New Roman"/>
                  <w:color w:val="000000"/>
                  <w:sz w:val="20"/>
                  <w:szCs w:val="20"/>
                </w:rPr>
                <w:delText>Bairdi</w:delText>
              </w:r>
            </w:del>
            <w:ins w:id="494" w:author="Mike.Litzow" w:date="2024-04-06T15:48:00Z">
              <w:r w:rsidR="00754306">
                <w:rPr>
                  <w:rFonts w:ascii="Times New Roman" w:eastAsia="Times New Roman" w:hAnsi="Times New Roman" w:cs="Times New Roman"/>
                  <w:color w:val="000000"/>
                  <w:sz w:val="20"/>
                  <w:szCs w:val="20"/>
                </w:rPr>
                <w:t>bairdi</w:t>
              </w:r>
            </w:ins>
            <w:r w:rsidRPr="000C3CDF">
              <w:rPr>
                <w:rFonts w:ascii="Times New Roman" w:eastAsia="Times New Roman" w:hAnsi="Times New Roman" w:cs="Times New Roman"/>
                <w:color w:val="000000"/>
                <w:sz w:val="20"/>
                <w:szCs w:val="20"/>
              </w:rPr>
              <w:t>, FHS RA2</w:t>
            </w:r>
          </w:p>
        </w:tc>
      </w:tr>
      <w:tr w:rsidR="000C3CDF" w:rsidRPr="000C3CDF" w14:paraId="4D02127F" w14:textId="77777777" w:rsidTr="003B4A7D">
        <w:trPr>
          <w:trHeight w:val="263"/>
          <w:jc w:val="center"/>
        </w:trPr>
        <w:tc>
          <w:tcPr>
            <w:tcW w:w="829" w:type="dxa"/>
            <w:shd w:val="clear" w:color="auto" w:fill="auto"/>
            <w:noWrap/>
            <w:vAlign w:val="bottom"/>
            <w:hideMark/>
          </w:tcPr>
          <w:p w14:paraId="262CC492"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34</w:t>
            </w:r>
          </w:p>
        </w:tc>
        <w:tc>
          <w:tcPr>
            <w:tcW w:w="422" w:type="dxa"/>
            <w:shd w:val="clear" w:color="auto" w:fill="auto"/>
            <w:noWrap/>
            <w:vAlign w:val="bottom"/>
            <w:hideMark/>
          </w:tcPr>
          <w:p w14:paraId="1E7DCCCA"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8</w:t>
            </w:r>
          </w:p>
        </w:tc>
        <w:tc>
          <w:tcPr>
            <w:tcW w:w="792" w:type="dxa"/>
            <w:shd w:val="clear" w:color="auto" w:fill="auto"/>
            <w:noWrap/>
            <w:vAlign w:val="bottom"/>
            <w:hideMark/>
          </w:tcPr>
          <w:p w14:paraId="5B261A41"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86.76</w:t>
            </w:r>
          </w:p>
        </w:tc>
        <w:tc>
          <w:tcPr>
            <w:tcW w:w="720" w:type="dxa"/>
            <w:shd w:val="clear" w:color="auto" w:fill="auto"/>
            <w:noWrap/>
            <w:vAlign w:val="bottom"/>
            <w:hideMark/>
          </w:tcPr>
          <w:p w14:paraId="5FCA0448"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4.83</w:t>
            </w:r>
          </w:p>
        </w:tc>
        <w:tc>
          <w:tcPr>
            <w:tcW w:w="5590" w:type="dxa"/>
            <w:shd w:val="clear" w:color="auto" w:fill="auto"/>
            <w:noWrap/>
            <w:vAlign w:val="bottom"/>
            <w:hideMark/>
          </w:tcPr>
          <w:p w14:paraId="641321BC" w14:textId="076CF1E1" w:rsidR="000C3CDF" w:rsidRPr="000C3CDF" w:rsidRDefault="000C3CDF">
            <w:pPr>
              <w:spacing w:after="0" w:line="240" w:lineRule="auto"/>
              <w:rPr>
                <w:rFonts w:ascii="Times New Roman" w:eastAsia="Times New Roman" w:hAnsi="Times New Roman" w:cs="Times New Roman"/>
                <w:color w:val="000000"/>
                <w:sz w:val="20"/>
                <w:szCs w:val="20"/>
              </w:rPr>
              <w:pPrChange w:id="495" w:author="Mike.Litzow" w:date="2024-04-06T15:49:00Z">
                <w:pPr>
                  <w:spacing w:after="0" w:line="240" w:lineRule="auto"/>
                  <w:jc w:val="center"/>
                </w:pPr>
              </w:pPrChange>
            </w:pPr>
            <w:r w:rsidRPr="000C3CDF">
              <w:rPr>
                <w:rFonts w:ascii="Times New Roman" w:eastAsia="Times New Roman" w:hAnsi="Times New Roman" w:cs="Times New Roman"/>
                <w:color w:val="000000"/>
                <w:sz w:val="20"/>
                <w:szCs w:val="20"/>
              </w:rPr>
              <w:t xml:space="preserve">Female </w:t>
            </w:r>
            <w:del w:id="496" w:author="Mike.Litzow" w:date="2024-04-06T15:48:00Z">
              <w:r w:rsidRPr="000C3CDF" w:rsidDel="00754306">
                <w:rPr>
                  <w:rFonts w:ascii="Times New Roman" w:eastAsia="Times New Roman" w:hAnsi="Times New Roman" w:cs="Times New Roman"/>
                  <w:color w:val="000000"/>
                  <w:sz w:val="20"/>
                  <w:szCs w:val="20"/>
                </w:rPr>
                <w:delText>Bairdi</w:delText>
              </w:r>
            </w:del>
            <w:ins w:id="497" w:author="Mike.Litzow" w:date="2024-04-06T15:48:00Z">
              <w:r w:rsidR="00754306">
                <w:rPr>
                  <w:rFonts w:ascii="Times New Roman" w:eastAsia="Times New Roman" w:hAnsi="Times New Roman" w:cs="Times New Roman"/>
                  <w:color w:val="000000"/>
                  <w:sz w:val="20"/>
                  <w:szCs w:val="20"/>
                </w:rPr>
                <w:t>bairdi</w:t>
              </w:r>
            </w:ins>
            <w:r w:rsidRPr="000C3CDF">
              <w:rPr>
                <w:rFonts w:ascii="Times New Roman" w:eastAsia="Times New Roman" w:hAnsi="Times New Roman" w:cs="Times New Roman"/>
                <w:color w:val="000000"/>
                <w:sz w:val="20"/>
                <w:szCs w:val="20"/>
              </w:rPr>
              <w:t>, FHS lag 2, PDO RA2, AO RA2</w:t>
            </w:r>
          </w:p>
        </w:tc>
      </w:tr>
      <w:tr w:rsidR="000C3CDF" w:rsidRPr="000C3CDF" w14:paraId="685EA653" w14:textId="77777777" w:rsidTr="003B4A7D">
        <w:trPr>
          <w:trHeight w:val="263"/>
          <w:jc w:val="center"/>
        </w:trPr>
        <w:tc>
          <w:tcPr>
            <w:tcW w:w="829" w:type="dxa"/>
            <w:shd w:val="clear" w:color="auto" w:fill="auto"/>
            <w:noWrap/>
            <w:vAlign w:val="bottom"/>
            <w:hideMark/>
          </w:tcPr>
          <w:p w14:paraId="638C6CDF"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17</w:t>
            </w:r>
          </w:p>
        </w:tc>
        <w:tc>
          <w:tcPr>
            <w:tcW w:w="422" w:type="dxa"/>
            <w:shd w:val="clear" w:color="auto" w:fill="auto"/>
            <w:noWrap/>
            <w:vAlign w:val="bottom"/>
            <w:hideMark/>
          </w:tcPr>
          <w:p w14:paraId="1D39A5F1"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6</w:t>
            </w:r>
          </w:p>
        </w:tc>
        <w:tc>
          <w:tcPr>
            <w:tcW w:w="792" w:type="dxa"/>
            <w:shd w:val="clear" w:color="auto" w:fill="auto"/>
            <w:noWrap/>
            <w:vAlign w:val="bottom"/>
            <w:hideMark/>
          </w:tcPr>
          <w:p w14:paraId="479FDCDA"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86.80</w:t>
            </w:r>
          </w:p>
        </w:tc>
        <w:tc>
          <w:tcPr>
            <w:tcW w:w="720" w:type="dxa"/>
            <w:shd w:val="clear" w:color="auto" w:fill="auto"/>
            <w:noWrap/>
            <w:vAlign w:val="bottom"/>
            <w:hideMark/>
          </w:tcPr>
          <w:p w14:paraId="5AE869EA"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4.88</w:t>
            </w:r>
          </w:p>
        </w:tc>
        <w:tc>
          <w:tcPr>
            <w:tcW w:w="5590" w:type="dxa"/>
            <w:shd w:val="clear" w:color="auto" w:fill="auto"/>
            <w:noWrap/>
            <w:vAlign w:val="bottom"/>
            <w:hideMark/>
          </w:tcPr>
          <w:p w14:paraId="2134243B" w14:textId="798801CD" w:rsidR="000C3CDF" w:rsidRPr="000C3CDF" w:rsidRDefault="000C3CDF">
            <w:pPr>
              <w:spacing w:after="0" w:line="240" w:lineRule="auto"/>
              <w:rPr>
                <w:rFonts w:ascii="Times New Roman" w:eastAsia="Times New Roman" w:hAnsi="Times New Roman" w:cs="Times New Roman"/>
                <w:color w:val="000000"/>
                <w:sz w:val="20"/>
                <w:szCs w:val="20"/>
              </w:rPr>
              <w:pPrChange w:id="498" w:author="Mike.Litzow" w:date="2024-04-06T15:49:00Z">
                <w:pPr>
                  <w:spacing w:after="0" w:line="240" w:lineRule="auto"/>
                  <w:jc w:val="center"/>
                </w:pPr>
              </w:pPrChange>
            </w:pPr>
            <w:r w:rsidRPr="000C3CDF">
              <w:rPr>
                <w:rFonts w:ascii="Times New Roman" w:eastAsia="Times New Roman" w:hAnsi="Times New Roman" w:cs="Times New Roman"/>
                <w:color w:val="000000"/>
                <w:sz w:val="20"/>
                <w:szCs w:val="20"/>
              </w:rPr>
              <w:t xml:space="preserve">Female </w:t>
            </w:r>
            <w:del w:id="499" w:author="Mike.Litzow" w:date="2024-04-06T15:48:00Z">
              <w:r w:rsidRPr="000C3CDF" w:rsidDel="00754306">
                <w:rPr>
                  <w:rFonts w:ascii="Times New Roman" w:eastAsia="Times New Roman" w:hAnsi="Times New Roman" w:cs="Times New Roman"/>
                  <w:color w:val="000000"/>
                  <w:sz w:val="20"/>
                  <w:szCs w:val="20"/>
                </w:rPr>
                <w:delText>Bairdi</w:delText>
              </w:r>
            </w:del>
            <w:ins w:id="500" w:author="Mike.Litzow" w:date="2024-04-06T15:48:00Z">
              <w:r w:rsidR="00754306">
                <w:rPr>
                  <w:rFonts w:ascii="Times New Roman" w:eastAsia="Times New Roman" w:hAnsi="Times New Roman" w:cs="Times New Roman"/>
                  <w:color w:val="000000"/>
                  <w:sz w:val="20"/>
                  <w:szCs w:val="20"/>
                </w:rPr>
                <w:t>bairdi</w:t>
              </w:r>
            </w:ins>
            <w:r w:rsidRPr="000C3CDF">
              <w:rPr>
                <w:rFonts w:ascii="Times New Roman" w:eastAsia="Times New Roman" w:hAnsi="Times New Roman" w:cs="Times New Roman"/>
                <w:color w:val="000000"/>
                <w:sz w:val="20"/>
                <w:szCs w:val="20"/>
              </w:rPr>
              <w:t>, SE wind</w:t>
            </w:r>
          </w:p>
        </w:tc>
      </w:tr>
      <w:tr w:rsidR="000C3CDF" w:rsidRPr="000C3CDF" w14:paraId="1246EC09" w14:textId="77777777" w:rsidTr="003B4A7D">
        <w:trPr>
          <w:trHeight w:val="263"/>
          <w:jc w:val="center"/>
        </w:trPr>
        <w:tc>
          <w:tcPr>
            <w:tcW w:w="829" w:type="dxa"/>
            <w:shd w:val="clear" w:color="auto" w:fill="auto"/>
            <w:noWrap/>
            <w:vAlign w:val="bottom"/>
            <w:hideMark/>
          </w:tcPr>
          <w:p w14:paraId="121FB584"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20</w:t>
            </w:r>
          </w:p>
        </w:tc>
        <w:tc>
          <w:tcPr>
            <w:tcW w:w="422" w:type="dxa"/>
            <w:shd w:val="clear" w:color="auto" w:fill="auto"/>
            <w:noWrap/>
            <w:vAlign w:val="bottom"/>
            <w:hideMark/>
          </w:tcPr>
          <w:p w14:paraId="658349FD"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8</w:t>
            </w:r>
          </w:p>
        </w:tc>
        <w:tc>
          <w:tcPr>
            <w:tcW w:w="792" w:type="dxa"/>
            <w:shd w:val="clear" w:color="auto" w:fill="auto"/>
            <w:noWrap/>
            <w:vAlign w:val="bottom"/>
            <w:hideMark/>
          </w:tcPr>
          <w:p w14:paraId="78BA6239"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86.86</w:t>
            </w:r>
          </w:p>
        </w:tc>
        <w:tc>
          <w:tcPr>
            <w:tcW w:w="720" w:type="dxa"/>
            <w:shd w:val="clear" w:color="auto" w:fill="auto"/>
            <w:noWrap/>
            <w:vAlign w:val="bottom"/>
            <w:hideMark/>
          </w:tcPr>
          <w:p w14:paraId="21571374"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4.94</w:t>
            </w:r>
          </w:p>
        </w:tc>
        <w:tc>
          <w:tcPr>
            <w:tcW w:w="5590" w:type="dxa"/>
            <w:shd w:val="clear" w:color="auto" w:fill="auto"/>
            <w:noWrap/>
            <w:vAlign w:val="bottom"/>
            <w:hideMark/>
          </w:tcPr>
          <w:p w14:paraId="24920E9A" w14:textId="71BA1719" w:rsidR="000C3CDF" w:rsidRPr="000C3CDF" w:rsidRDefault="000C3CDF">
            <w:pPr>
              <w:spacing w:after="0" w:line="240" w:lineRule="auto"/>
              <w:rPr>
                <w:rFonts w:ascii="Times New Roman" w:eastAsia="Times New Roman" w:hAnsi="Times New Roman" w:cs="Times New Roman"/>
                <w:color w:val="000000"/>
                <w:sz w:val="20"/>
                <w:szCs w:val="20"/>
              </w:rPr>
              <w:pPrChange w:id="501" w:author="Mike.Litzow" w:date="2024-04-06T15:49:00Z">
                <w:pPr>
                  <w:spacing w:after="0" w:line="240" w:lineRule="auto"/>
                  <w:jc w:val="center"/>
                </w:pPr>
              </w:pPrChange>
            </w:pPr>
            <w:r w:rsidRPr="000C3CDF">
              <w:rPr>
                <w:rFonts w:ascii="Times New Roman" w:eastAsia="Times New Roman" w:hAnsi="Times New Roman" w:cs="Times New Roman"/>
                <w:color w:val="000000"/>
                <w:sz w:val="20"/>
                <w:szCs w:val="20"/>
              </w:rPr>
              <w:t xml:space="preserve">Female </w:t>
            </w:r>
            <w:del w:id="502" w:author="Mike.Litzow" w:date="2024-04-06T15:48:00Z">
              <w:r w:rsidRPr="000C3CDF" w:rsidDel="00754306">
                <w:rPr>
                  <w:rFonts w:ascii="Times New Roman" w:eastAsia="Times New Roman" w:hAnsi="Times New Roman" w:cs="Times New Roman"/>
                  <w:color w:val="000000"/>
                  <w:sz w:val="20"/>
                  <w:szCs w:val="20"/>
                </w:rPr>
                <w:delText>Bairdi</w:delText>
              </w:r>
            </w:del>
            <w:ins w:id="503" w:author="Mike.Litzow" w:date="2024-04-06T15:48:00Z">
              <w:r w:rsidR="00754306">
                <w:rPr>
                  <w:rFonts w:ascii="Times New Roman" w:eastAsia="Times New Roman" w:hAnsi="Times New Roman" w:cs="Times New Roman"/>
                  <w:color w:val="000000"/>
                  <w:sz w:val="20"/>
                  <w:szCs w:val="20"/>
                </w:rPr>
                <w:t>bairdi</w:t>
              </w:r>
            </w:ins>
            <w:r w:rsidRPr="000C3CDF">
              <w:rPr>
                <w:rFonts w:ascii="Times New Roman" w:eastAsia="Times New Roman" w:hAnsi="Times New Roman" w:cs="Times New Roman"/>
                <w:color w:val="000000"/>
                <w:sz w:val="20"/>
                <w:szCs w:val="20"/>
              </w:rPr>
              <w:t>, FHS lag 2, ovigerous female opilio, PDO RA3</w:t>
            </w:r>
          </w:p>
        </w:tc>
      </w:tr>
      <w:tr w:rsidR="000C3CDF" w:rsidRPr="000C3CDF" w14:paraId="6290C5E9" w14:textId="77777777" w:rsidTr="003B4A7D">
        <w:trPr>
          <w:trHeight w:val="263"/>
          <w:jc w:val="center"/>
        </w:trPr>
        <w:tc>
          <w:tcPr>
            <w:tcW w:w="829" w:type="dxa"/>
            <w:shd w:val="clear" w:color="auto" w:fill="auto"/>
            <w:noWrap/>
            <w:vAlign w:val="bottom"/>
            <w:hideMark/>
          </w:tcPr>
          <w:p w14:paraId="45D9D0B0"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23</w:t>
            </w:r>
          </w:p>
        </w:tc>
        <w:tc>
          <w:tcPr>
            <w:tcW w:w="422" w:type="dxa"/>
            <w:shd w:val="clear" w:color="auto" w:fill="auto"/>
            <w:noWrap/>
            <w:vAlign w:val="bottom"/>
            <w:hideMark/>
          </w:tcPr>
          <w:p w14:paraId="5027CB59"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8</w:t>
            </w:r>
          </w:p>
        </w:tc>
        <w:tc>
          <w:tcPr>
            <w:tcW w:w="792" w:type="dxa"/>
            <w:shd w:val="clear" w:color="auto" w:fill="auto"/>
            <w:noWrap/>
            <w:vAlign w:val="bottom"/>
            <w:hideMark/>
          </w:tcPr>
          <w:p w14:paraId="21B10640"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87.08</w:t>
            </w:r>
          </w:p>
        </w:tc>
        <w:tc>
          <w:tcPr>
            <w:tcW w:w="720" w:type="dxa"/>
            <w:shd w:val="clear" w:color="auto" w:fill="auto"/>
            <w:noWrap/>
            <w:vAlign w:val="bottom"/>
            <w:hideMark/>
          </w:tcPr>
          <w:p w14:paraId="1F4994D3"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5.16</w:t>
            </w:r>
          </w:p>
        </w:tc>
        <w:tc>
          <w:tcPr>
            <w:tcW w:w="5590" w:type="dxa"/>
            <w:shd w:val="clear" w:color="auto" w:fill="auto"/>
            <w:noWrap/>
            <w:vAlign w:val="bottom"/>
            <w:hideMark/>
          </w:tcPr>
          <w:p w14:paraId="64DF38BE" w14:textId="0B14FD37" w:rsidR="000C3CDF" w:rsidRPr="000C3CDF" w:rsidRDefault="000C3CDF">
            <w:pPr>
              <w:spacing w:after="0" w:line="240" w:lineRule="auto"/>
              <w:rPr>
                <w:rFonts w:ascii="Times New Roman" w:eastAsia="Times New Roman" w:hAnsi="Times New Roman" w:cs="Times New Roman"/>
                <w:color w:val="000000"/>
                <w:sz w:val="20"/>
                <w:szCs w:val="20"/>
              </w:rPr>
              <w:pPrChange w:id="504" w:author="Mike.Litzow" w:date="2024-04-06T15:49:00Z">
                <w:pPr>
                  <w:spacing w:after="0" w:line="240" w:lineRule="auto"/>
                  <w:jc w:val="center"/>
                </w:pPr>
              </w:pPrChange>
            </w:pPr>
            <w:r w:rsidRPr="000C3CDF">
              <w:rPr>
                <w:rFonts w:ascii="Times New Roman" w:eastAsia="Times New Roman" w:hAnsi="Times New Roman" w:cs="Times New Roman"/>
                <w:color w:val="000000"/>
                <w:sz w:val="20"/>
                <w:szCs w:val="20"/>
              </w:rPr>
              <w:t xml:space="preserve">Female </w:t>
            </w:r>
            <w:del w:id="505" w:author="Mike.Litzow" w:date="2024-04-06T15:48:00Z">
              <w:r w:rsidRPr="000C3CDF" w:rsidDel="00754306">
                <w:rPr>
                  <w:rFonts w:ascii="Times New Roman" w:eastAsia="Times New Roman" w:hAnsi="Times New Roman" w:cs="Times New Roman"/>
                  <w:color w:val="000000"/>
                  <w:sz w:val="20"/>
                  <w:szCs w:val="20"/>
                </w:rPr>
                <w:delText>Bairdi</w:delText>
              </w:r>
            </w:del>
            <w:ins w:id="506" w:author="Mike.Litzow" w:date="2024-04-06T15:48:00Z">
              <w:r w:rsidR="00754306">
                <w:rPr>
                  <w:rFonts w:ascii="Times New Roman" w:eastAsia="Times New Roman" w:hAnsi="Times New Roman" w:cs="Times New Roman"/>
                  <w:color w:val="000000"/>
                  <w:sz w:val="20"/>
                  <w:szCs w:val="20"/>
                </w:rPr>
                <w:t>bairdi</w:t>
              </w:r>
            </w:ins>
            <w:r w:rsidRPr="000C3CDF">
              <w:rPr>
                <w:rFonts w:ascii="Times New Roman" w:eastAsia="Times New Roman" w:hAnsi="Times New Roman" w:cs="Times New Roman"/>
                <w:color w:val="000000"/>
                <w:sz w:val="20"/>
                <w:szCs w:val="20"/>
              </w:rPr>
              <w:t>, FHS lag 2, ovigerous female opilio, AO RA2</w:t>
            </w:r>
          </w:p>
        </w:tc>
      </w:tr>
      <w:tr w:rsidR="000C3CDF" w:rsidRPr="000C3CDF" w14:paraId="47DB3F96" w14:textId="77777777" w:rsidTr="003B4A7D">
        <w:trPr>
          <w:trHeight w:val="263"/>
          <w:jc w:val="center"/>
        </w:trPr>
        <w:tc>
          <w:tcPr>
            <w:tcW w:w="829" w:type="dxa"/>
            <w:shd w:val="clear" w:color="auto" w:fill="auto"/>
            <w:noWrap/>
            <w:vAlign w:val="bottom"/>
            <w:hideMark/>
          </w:tcPr>
          <w:p w14:paraId="67056345"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33</w:t>
            </w:r>
          </w:p>
        </w:tc>
        <w:tc>
          <w:tcPr>
            <w:tcW w:w="422" w:type="dxa"/>
            <w:shd w:val="clear" w:color="auto" w:fill="auto"/>
            <w:noWrap/>
            <w:vAlign w:val="bottom"/>
            <w:hideMark/>
          </w:tcPr>
          <w:p w14:paraId="54BE2FEC"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8</w:t>
            </w:r>
          </w:p>
        </w:tc>
        <w:tc>
          <w:tcPr>
            <w:tcW w:w="792" w:type="dxa"/>
            <w:shd w:val="clear" w:color="auto" w:fill="auto"/>
            <w:noWrap/>
            <w:vAlign w:val="bottom"/>
            <w:hideMark/>
          </w:tcPr>
          <w:p w14:paraId="1F41531E"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87.11</w:t>
            </w:r>
          </w:p>
        </w:tc>
        <w:tc>
          <w:tcPr>
            <w:tcW w:w="720" w:type="dxa"/>
            <w:shd w:val="clear" w:color="auto" w:fill="auto"/>
            <w:noWrap/>
            <w:vAlign w:val="bottom"/>
            <w:hideMark/>
          </w:tcPr>
          <w:p w14:paraId="281E6C55"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5.19</w:t>
            </w:r>
          </w:p>
        </w:tc>
        <w:tc>
          <w:tcPr>
            <w:tcW w:w="5590" w:type="dxa"/>
            <w:shd w:val="clear" w:color="auto" w:fill="auto"/>
            <w:noWrap/>
            <w:vAlign w:val="bottom"/>
            <w:hideMark/>
          </w:tcPr>
          <w:p w14:paraId="322EC8D4" w14:textId="3F42E672" w:rsidR="000C3CDF" w:rsidRPr="000C3CDF" w:rsidRDefault="000C3CDF">
            <w:pPr>
              <w:spacing w:after="0" w:line="240" w:lineRule="auto"/>
              <w:rPr>
                <w:rFonts w:ascii="Times New Roman" w:eastAsia="Times New Roman" w:hAnsi="Times New Roman" w:cs="Times New Roman"/>
                <w:color w:val="000000"/>
                <w:sz w:val="20"/>
                <w:szCs w:val="20"/>
              </w:rPr>
              <w:pPrChange w:id="507" w:author="Mike.Litzow" w:date="2024-04-06T15:49:00Z">
                <w:pPr>
                  <w:spacing w:after="0" w:line="240" w:lineRule="auto"/>
                  <w:jc w:val="center"/>
                </w:pPr>
              </w:pPrChange>
            </w:pPr>
            <w:r w:rsidRPr="000C3CDF">
              <w:rPr>
                <w:rFonts w:ascii="Times New Roman" w:eastAsia="Times New Roman" w:hAnsi="Times New Roman" w:cs="Times New Roman"/>
                <w:color w:val="000000"/>
                <w:sz w:val="20"/>
                <w:szCs w:val="20"/>
              </w:rPr>
              <w:t xml:space="preserve">Female </w:t>
            </w:r>
            <w:del w:id="508" w:author="Mike.Litzow" w:date="2024-04-06T15:48:00Z">
              <w:r w:rsidRPr="000C3CDF" w:rsidDel="00754306">
                <w:rPr>
                  <w:rFonts w:ascii="Times New Roman" w:eastAsia="Times New Roman" w:hAnsi="Times New Roman" w:cs="Times New Roman"/>
                  <w:color w:val="000000"/>
                  <w:sz w:val="20"/>
                  <w:szCs w:val="20"/>
                </w:rPr>
                <w:delText>Bairdi</w:delText>
              </w:r>
            </w:del>
            <w:ins w:id="509" w:author="Mike.Litzow" w:date="2024-04-06T15:48:00Z">
              <w:r w:rsidR="00754306">
                <w:rPr>
                  <w:rFonts w:ascii="Times New Roman" w:eastAsia="Times New Roman" w:hAnsi="Times New Roman" w:cs="Times New Roman"/>
                  <w:color w:val="000000"/>
                  <w:sz w:val="20"/>
                  <w:szCs w:val="20"/>
                </w:rPr>
                <w:t>bairdi</w:t>
              </w:r>
            </w:ins>
            <w:r w:rsidRPr="000C3CDF">
              <w:rPr>
                <w:rFonts w:ascii="Times New Roman" w:eastAsia="Times New Roman" w:hAnsi="Times New Roman" w:cs="Times New Roman"/>
                <w:color w:val="000000"/>
                <w:sz w:val="20"/>
                <w:szCs w:val="20"/>
              </w:rPr>
              <w:t>, FHS lag 2, PDO RA3, AO RA3</w:t>
            </w:r>
          </w:p>
        </w:tc>
      </w:tr>
      <w:tr w:rsidR="000C3CDF" w:rsidRPr="000C3CDF" w14:paraId="0CCFBC99" w14:textId="77777777" w:rsidTr="003B4A7D">
        <w:trPr>
          <w:trHeight w:val="263"/>
          <w:jc w:val="center"/>
        </w:trPr>
        <w:tc>
          <w:tcPr>
            <w:tcW w:w="829" w:type="dxa"/>
            <w:shd w:val="clear" w:color="auto" w:fill="auto"/>
            <w:noWrap/>
            <w:vAlign w:val="bottom"/>
            <w:hideMark/>
          </w:tcPr>
          <w:p w14:paraId="41233DC6"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10</w:t>
            </w:r>
          </w:p>
        </w:tc>
        <w:tc>
          <w:tcPr>
            <w:tcW w:w="422" w:type="dxa"/>
            <w:shd w:val="clear" w:color="auto" w:fill="auto"/>
            <w:noWrap/>
            <w:vAlign w:val="bottom"/>
            <w:hideMark/>
          </w:tcPr>
          <w:p w14:paraId="0005BE6F"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6</w:t>
            </w:r>
          </w:p>
        </w:tc>
        <w:tc>
          <w:tcPr>
            <w:tcW w:w="792" w:type="dxa"/>
            <w:shd w:val="clear" w:color="auto" w:fill="auto"/>
            <w:noWrap/>
            <w:vAlign w:val="bottom"/>
            <w:hideMark/>
          </w:tcPr>
          <w:p w14:paraId="77675235"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87.25</w:t>
            </w:r>
          </w:p>
        </w:tc>
        <w:tc>
          <w:tcPr>
            <w:tcW w:w="720" w:type="dxa"/>
            <w:shd w:val="clear" w:color="auto" w:fill="auto"/>
            <w:noWrap/>
            <w:vAlign w:val="bottom"/>
            <w:hideMark/>
          </w:tcPr>
          <w:p w14:paraId="51C9A9B3"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5.32</w:t>
            </w:r>
          </w:p>
        </w:tc>
        <w:tc>
          <w:tcPr>
            <w:tcW w:w="5590" w:type="dxa"/>
            <w:shd w:val="clear" w:color="auto" w:fill="auto"/>
            <w:noWrap/>
            <w:vAlign w:val="bottom"/>
            <w:hideMark/>
          </w:tcPr>
          <w:p w14:paraId="408015C3" w14:textId="048F777D" w:rsidR="000C3CDF" w:rsidRPr="000C3CDF" w:rsidRDefault="000C3CDF">
            <w:pPr>
              <w:spacing w:after="0" w:line="240" w:lineRule="auto"/>
              <w:rPr>
                <w:rFonts w:ascii="Times New Roman" w:eastAsia="Times New Roman" w:hAnsi="Times New Roman" w:cs="Times New Roman"/>
                <w:color w:val="000000"/>
                <w:sz w:val="20"/>
                <w:szCs w:val="20"/>
              </w:rPr>
              <w:pPrChange w:id="510" w:author="Mike.Litzow" w:date="2024-04-06T15:49:00Z">
                <w:pPr>
                  <w:spacing w:after="0" w:line="240" w:lineRule="auto"/>
                  <w:jc w:val="center"/>
                </w:pPr>
              </w:pPrChange>
            </w:pPr>
            <w:r w:rsidRPr="000C3CDF">
              <w:rPr>
                <w:rFonts w:ascii="Times New Roman" w:eastAsia="Times New Roman" w:hAnsi="Times New Roman" w:cs="Times New Roman"/>
                <w:color w:val="000000"/>
                <w:sz w:val="20"/>
                <w:szCs w:val="20"/>
              </w:rPr>
              <w:t xml:space="preserve">Female </w:t>
            </w:r>
            <w:del w:id="511" w:author="Mike.Litzow" w:date="2024-04-06T15:48:00Z">
              <w:r w:rsidRPr="000C3CDF" w:rsidDel="00754306">
                <w:rPr>
                  <w:rFonts w:ascii="Times New Roman" w:eastAsia="Times New Roman" w:hAnsi="Times New Roman" w:cs="Times New Roman"/>
                  <w:color w:val="000000"/>
                  <w:sz w:val="20"/>
                  <w:szCs w:val="20"/>
                </w:rPr>
                <w:delText>Bairdi</w:delText>
              </w:r>
            </w:del>
            <w:ins w:id="512" w:author="Mike.Litzow" w:date="2024-04-06T15:48:00Z">
              <w:r w:rsidR="00754306">
                <w:rPr>
                  <w:rFonts w:ascii="Times New Roman" w:eastAsia="Times New Roman" w:hAnsi="Times New Roman" w:cs="Times New Roman"/>
                  <w:color w:val="000000"/>
                  <w:sz w:val="20"/>
                  <w:szCs w:val="20"/>
                </w:rPr>
                <w:t>bairdi</w:t>
              </w:r>
            </w:ins>
            <w:r w:rsidRPr="000C3CDF">
              <w:rPr>
                <w:rFonts w:ascii="Times New Roman" w:eastAsia="Times New Roman" w:hAnsi="Times New Roman" w:cs="Times New Roman"/>
                <w:color w:val="000000"/>
                <w:sz w:val="20"/>
                <w:szCs w:val="20"/>
              </w:rPr>
              <w:t>, NBT RA3</w:t>
            </w:r>
          </w:p>
        </w:tc>
      </w:tr>
      <w:tr w:rsidR="000C3CDF" w:rsidRPr="000C3CDF" w14:paraId="546AB082" w14:textId="77777777" w:rsidTr="003B4A7D">
        <w:trPr>
          <w:trHeight w:val="263"/>
          <w:jc w:val="center"/>
        </w:trPr>
        <w:tc>
          <w:tcPr>
            <w:tcW w:w="829" w:type="dxa"/>
            <w:shd w:val="clear" w:color="auto" w:fill="auto"/>
            <w:noWrap/>
            <w:vAlign w:val="bottom"/>
            <w:hideMark/>
          </w:tcPr>
          <w:p w14:paraId="1882FC7F"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14</w:t>
            </w:r>
          </w:p>
        </w:tc>
        <w:tc>
          <w:tcPr>
            <w:tcW w:w="422" w:type="dxa"/>
            <w:shd w:val="clear" w:color="auto" w:fill="auto"/>
            <w:noWrap/>
            <w:vAlign w:val="bottom"/>
            <w:hideMark/>
          </w:tcPr>
          <w:p w14:paraId="741D4F7A"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6</w:t>
            </w:r>
          </w:p>
        </w:tc>
        <w:tc>
          <w:tcPr>
            <w:tcW w:w="792" w:type="dxa"/>
            <w:shd w:val="clear" w:color="auto" w:fill="auto"/>
            <w:noWrap/>
            <w:vAlign w:val="bottom"/>
            <w:hideMark/>
          </w:tcPr>
          <w:p w14:paraId="237EF621"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87.31</w:t>
            </w:r>
          </w:p>
        </w:tc>
        <w:tc>
          <w:tcPr>
            <w:tcW w:w="720" w:type="dxa"/>
            <w:shd w:val="clear" w:color="auto" w:fill="auto"/>
            <w:noWrap/>
            <w:vAlign w:val="bottom"/>
            <w:hideMark/>
          </w:tcPr>
          <w:p w14:paraId="58B51EBD"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5.39</w:t>
            </w:r>
          </w:p>
        </w:tc>
        <w:tc>
          <w:tcPr>
            <w:tcW w:w="5590" w:type="dxa"/>
            <w:shd w:val="clear" w:color="auto" w:fill="auto"/>
            <w:noWrap/>
            <w:vAlign w:val="bottom"/>
            <w:hideMark/>
          </w:tcPr>
          <w:p w14:paraId="37690ED4" w14:textId="0EE7A23F" w:rsidR="000C3CDF" w:rsidRPr="000C3CDF" w:rsidRDefault="000C3CDF">
            <w:pPr>
              <w:spacing w:after="0" w:line="240" w:lineRule="auto"/>
              <w:rPr>
                <w:rFonts w:ascii="Times New Roman" w:eastAsia="Times New Roman" w:hAnsi="Times New Roman" w:cs="Times New Roman"/>
                <w:color w:val="000000"/>
                <w:sz w:val="20"/>
                <w:szCs w:val="20"/>
              </w:rPr>
              <w:pPrChange w:id="513" w:author="Mike.Litzow" w:date="2024-04-06T15:49:00Z">
                <w:pPr>
                  <w:spacing w:after="0" w:line="240" w:lineRule="auto"/>
                  <w:jc w:val="center"/>
                </w:pPr>
              </w:pPrChange>
            </w:pPr>
            <w:r w:rsidRPr="000C3CDF">
              <w:rPr>
                <w:rFonts w:ascii="Times New Roman" w:eastAsia="Times New Roman" w:hAnsi="Times New Roman" w:cs="Times New Roman"/>
                <w:color w:val="000000"/>
                <w:sz w:val="20"/>
                <w:szCs w:val="20"/>
              </w:rPr>
              <w:t xml:space="preserve">Female </w:t>
            </w:r>
            <w:del w:id="514" w:author="Mike.Litzow" w:date="2024-04-06T15:48:00Z">
              <w:r w:rsidRPr="000C3CDF" w:rsidDel="00754306">
                <w:rPr>
                  <w:rFonts w:ascii="Times New Roman" w:eastAsia="Times New Roman" w:hAnsi="Times New Roman" w:cs="Times New Roman"/>
                  <w:color w:val="000000"/>
                  <w:sz w:val="20"/>
                  <w:szCs w:val="20"/>
                </w:rPr>
                <w:delText>Bairdi</w:delText>
              </w:r>
            </w:del>
            <w:ins w:id="515" w:author="Mike.Litzow" w:date="2024-04-06T15:48:00Z">
              <w:r w:rsidR="00754306">
                <w:rPr>
                  <w:rFonts w:ascii="Times New Roman" w:eastAsia="Times New Roman" w:hAnsi="Times New Roman" w:cs="Times New Roman"/>
                  <w:color w:val="000000"/>
                  <w:sz w:val="20"/>
                  <w:szCs w:val="20"/>
                </w:rPr>
                <w:t>bairdi</w:t>
              </w:r>
            </w:ins>
            <w:r w:rsidRPr="000C3CDF">
              <w:rPr>
                <w:rFonts w:ascii="Times New Roman" w:eastAsia="Times New Roman" w:hAnsi="Times New Roman" w:cs="Times New Roman"/>
                <w:color w:val="000000"/>
                <w:sz w:val="20"/>
                <w:szCs w:val="20"/>
              </w:rPr>
              <w:t>, PDO RA2</w:t>
            </w:r>
          </w:p>
        </w:tc>
      </w:tr>
      <w:tr w:rsidR="000C3CDF" w:rsidRPr="000C3CDF" w14:paraId="3446F88C" w14:textId="77777777" w:rsidTr="003B4A7D">
        <w:trPr>
          <w:trHeight w:val="263"/>
          <w:jc w:val="center"/>
        </w:trPr>
        <w:tc>
          <w:tcPr>
            <w:tcW w:w="829" w:type="dxa"/>
            <w:shd w:val="clear" w:color="auto" w:fill="auto"/>
            <w:noWrap/>
            <w:vAlign w:val="bottom"/>
            <w:hideMark/>
          </w:tcPr>
          <w:p w14:paraId="1C024EBC"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24</w:t>
            </w:r>
          </w:p>
        </w:tc>
        <w:tc>
          <w:tcPr>
            <w:tcW w:w="422" w:type="dxa"/>
            <w:shd w:val="clear" w:color="auto" w:fill="auto"/>
            <w:noWrap/>
            <w:vAlign w:val="bottom"/>
            <w:hideMark/>
          </w:tcPr>
          <w:p w14:paraId="1F933E2B"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8</w:t>
            </w:r>
          </w:p>
        </w:tc>
        <w:tc>
          <w:tcPr>
            <w:tcW w:w="792" w:type="dxa"/>
            <w:shd w:val="clear" w:color="auto" w:fill="auto"/>
            <w:noWrap/>
            <w:vAlign w:val="bottom"/>
            <w:hideMark/>
          </w:tcPr>
          <w:p w14:paraId="6EC4B01D"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87.31</w:t>
            </w:r>
          </w:p>
        </w:tc>
        <w:tc>
          <w:tcPr>
            <w:tcW w:w="720" w:type="dxa"/>
            <w:shd w:val="clear" w:color="auto" w:fill="auto"/>
            <w:noWrap/>
            <w:vAlign w:val="bottom"/>
            <w:hideMark/>
          </w:tcPr>
          <w:p w14:paraId="0AA54718"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5.39</w:t>
            </w:r>
          </w:p>
        </w:tc>
        <w:tc>
          <w:tcPr>
            <w:tcW w:w="5590" w:type="dxa"/>
            <w:shd w:val="clear" w:color="auto" w:fill="auto"/>
            <w:noWrap/>
            <w:vAlign w:val="bottom"/>
            <w:hideMark/>
          </w:tcPr>
          <w:p w14:paraId="01A50F42" w14:textId="67480853" w:rsidR="000C3CDF" w:rsidRPr="000C3CDF" w:rsidRDefault="000C3CDF">
            <w:pPr>
              <w:spacing w:after="0" w:line="240" w:lineRule="auto"/>
              <w:rPr>
                <w:rFonts w:ascii="Times New Roman" w:eastAsia="Times New Roman" w:hAnsi="Times New Roman" w:cs="Times New Roman"/>
                <w:color w:val="000000"/>
                <w:sz w:val="20"/>
                <w:szCs w:val="20"/>
              </w:rPr>
              <w:pPrChange w:id="516" w:author="Mike.Litzow" w:date="2024-04-06T15:49:00Z">
                <w:pPr>
                  <w:spacing w:after="0" w:line="240" w:lineRule="auto"/>
                  <w:jc w:val="center"/>
                </w:pPr>
              </w:pPrChange>
            </w:pPr>
            <w:r w:rsidRPr="000C3CDF">
              <w:rPr>
                <w:rFonts w:ascii="Times New Roman" w:eastAsia="Times New Roman" w:hAnsi="Times New Roman" w:cs="Times New Roman"/>
                <w:color w:val="000000"/>
                <w:sz w:val="20"/>
                <w:szCs w:val="20"/>
              </w:rPr>
              <w:t xml:space="preserve">Female </w:t>
            </w:r>
            <w:del w:id="517" w:author="Mike.Litzow" w:date="2024-04-06T15:48:00Z">
              <w:r w:rsidRPr="000C3CDF" w:rsidDel="00754306">
                <w:rPr>
                  <w:rFonts w:ascii="Times New Roman" w:eastAsia="Times New Roman" w:hAnsi="Times New Roman" w:cs="Times New Roman"/>
                  <w:color w:val="000000"/>
                  <w:sz w:val="20"/>
                  <w:szCs w:val="20"/>
                </w:rPr>
                <w:delText>Bairdi</w:delText>
              </w:r>
            </w:del>
            <w:ins w:id="518" w:author="Mike.Litzow" w:date="2024-04-06T15:48:00Z">
              <w:r w:rsidR="00754306">
                <w:rPr>
                  <w:rFonts w:ascii="Times New Roman" w:eastAsia="Times New Roman" w:hAnsi="Times New Roman" w:cs="Times New Roman"/>
                  <w:color w:val="000000"/>
                  <w:sz w:val="20"/>
                  <w:szCs w:val="20"/>
                </w:rPr>
                <w:t>bairdi</w:t>
              </w:r>
            </w:ins>
            <w:r w:rsidRPr="000C3CDF">
              <w:rPr>
                <w:rFonts w:ascii="Times New Roman" w:eastAsia="Times New Roman" w:hAnsi="Times New Roman" w:cs="Times New Roman"/>
                <w:color w:val="000000"/>
                <w:sz w:val="20"/>
                <w:szCs w:val="20"/>
              </w:rPr>
              <w:t>, FHS lag 2, ovigerous female opilio, May-July SST</w:t>
            </w:r>
          </w:p>
        </w:tc>
      </w:tr>
      <w:tr w:rsidR="000C3CDF" w:rsidRPr="000C3CDF" w14:paraId="1400AAA3" w14:textId="77777777" w:rsidTr="003B4A7D">
        <w:trPr>
          <w:trHeight w:val="263"/>
          <w:jc w:val="center"/>
        </w:trPr>
        <w:tc>
          <w:tcPr>
            <w:tcW w:w="829" w:type="dxa"/>
            <w:shd w:val="clear" w:color="auto" w:fill="auto"/>
            <w:noWrap/>
            <w:vAlign w:val="bottom"/>
            <w:hideMark/>
          </w:tcPr>
          <w:p w14:paraId="21B9D4BA"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15</w:t>
            </w:r>
          </w:p>
        </w:tc>
        <w:tc>
          <w:tcPr>
            <w:tcW w:w="422" w:type="dxa"/>
            <w:shd w:val="clear" w:color="auto" w:fill="auto"/>
            <w:noWrap/>
            <w:vAlign w:val="bottom"/>
            <w:hideMark/>
          </w:tcPr>
          <w:p w14:paraId="71229595"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6</w:t>
            </w:r>
          </w:p>
        </w:tc>
        <w:tc>
          <w:tcPr>
            <w:tcW w:w="792" w:type="dxa"/>
            <w:shd w:val="clear" w:color="auto" w:fill="auto"/>
            <w:noWrap/>
            <w:vAlign w:val="bottom"/>
            <w:hideMark/>
          </w:tcPr>
          <w:p w14:paraId="56D16B8D"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87.41</w:t>
            </w:r>
          </w:p>
        </w:tc>
        <w:tc>
          <w:tcPr>
            <w:tcW w:w="720" w:type="dxa"/>
            <w:shd w:val="clear" w:color="auto" w:fill="auto"/>
            <w:noWrap/>
            <w:vAlign w:val="bottom"/>
            <w:hideMark/>
          </w:tcPr>
          <w:p w14:paraId="3B17F08A"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5.48</w:t>
            </w:r>
          </w:p>
        </w:tc>
        <w:tc>
          <w:tcPr>
            <w:tcW w:w="5590" w:type="dxa"/>
            <w:shd w:val="clear" w:color="auto" w:fill="auto"/>
            <w:noWrap/>
            <w:vAlign w:val="bottom"/>
            <w:hideMark/>
          </w:tcPr>
          <w:p w14:paraId="2073C2B0" w14:textId="51745642" w:rsidR="000C3CDF" w:rsidRPr="000C3CDF" w:rsidRDefault="000C3CDF">
            <w:pPr>
              <w:spacing w:after="0" w:line="240" w:lineRule="auto"/>
              <w:rPr>
                <w:rFonts w:ascii="Times New Roman" w:eastAsia="Times New Roman" w:hAnsi="Times New Roman" w:cs="Times New Roman"/>
                <w:color w:val="000000"/>
                <w:sz w:val="20"/>
                <w:szCs w:val="20"/>
              </w:rPr>
              <w:pPrChange w:id="519" w:author="Mike.Litzow" w:date="2024-04-06T15:49:00Z">
                <w:pPr>
                  <w:spacing w:after="0" w:line="240" w:lineRule="auto"/>
                  <w:jc w:val="center"/>
                </w:pPr>
              </w:pPrChange>
            </w:pPr>
            <w:r w:rsidRPr="000C3CDF">
              <w:rPr>
                <w:rFonts w:ascii="Times New Roman" w:eastAsia="Times New Roman" w:hAnsi="Times New Roman" w:cs="Times New Roman"/>
                <w:color w:val="000000"/>
                <w:sz w:val="20"/>
                <w:szCs w:val="20"/>
              </w:rPr>
              <w:t xml:space="preserve">Female </w:t>
            </w:r>
            <w:del w:id="520" w:author="Mike.Litzow" w:date="2024-04-06T15:48:00Z">
              <w:r w:rsidRPr="000C3CDF" w:rsidDel="00754306">
                <w:rPr>
                  <w:rFonts w:ascii="Times New Roman" w:eastAsia="Times New Roman" w:hAnsi="Times New Roman" w:cs="Times New Roman"/>
                  <w:color w:val="000000"/>
                  <w:sz w:val="20"/>
                  <w:szCs w:val="20"/>
                </w:rPr>
                <w:delText>Bairdi</w:delText>
              </w:r>
            </w:del>
            <w:ins w:id="521" w:author="Mike.Litzow" w:date="2024-04-06T15:48:00Z">
              <w:r w:rsidR="00754306">
                <w:rPr>
                  <w:rFonts w:ascii="Times New Roman" w:eastAsia="Times New Roman" w:hAnsi="Times New Roman" w:cs="Times New Roman"/>
                  <w:color w:val="000000"/>
                  <w:sz w:val="20"/>
                  <w:szCs w:val="20"/>
                </w:rPr>
                <w:t>bairdi</w:t>
              </w:r>
            </w:ins>
            <w:r w:rsidRPr="000C3CDF">
              <w:rPr>
                <w:rFonts w:ascii="Times New Roman" w:eastAsia="Times New Roman" w:hAnsi="Times New Roman" w:cs="Times New Roman"/>
                <w:color w:val="000000"/>
                <w:sz w:val="20"/>
                <w:szCs w:val="20"/>
              </w:rPr>
              <w:t>, PDO_RA3</w:t>
            </w:r>
          </w:p>
        </w:tc>
      </w:tr>
      <w:tr w:rsidR="000C3CDF" w:rsidRPr="000C3CDF" w14:paraId="07C2040B" w14:textId="77777777" w:rsidTr="003B4A7D">
        <w:trPr>
          <w:trHeight w:val="263"/>
          <w:jc w:val="center"/>
        </w:trPr>
        <w:tc>
          <w:tcPr>
            <w:tcW w:w="829" w:type="dxa"/>
            <w:shd w:val="clear" w:color="auto" w:fill="auto"/>
            <w:noWrap/>
            <w:vAlign w:val="bottom"/>
            <w:hideMark/>
          </w:tcPr>
          <w:p w14:paraId="789EFABD"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4</w:t>
            </w:r>
          </w:p>
        </w:tc>
        <w:tc>
          <w:tcPr>
            <w:tcW w:w="422" w:type="dxa"/>
            <w:shd w:val="clear" w:color="auto" w:fill="auto"/>
            <w:noWrap/>
            <w:vAlign w:val="bottom"/>
            <w:hideMark/>
          </w:tcPr>
          <w:p w14:paraId="06062876"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6</w:t>
            </w:r>
          </w:p>
        </w:tc>
        <w:tc>
          <w:tcPr>
            <w:tcW w:w="792" w:type="dxa"/>
            <w:shd w:val="clear" w:color="auto" w:fill="auto"/>
            <w:noWrap/>
            <w:vAlign w:val="bottom"/>
            <w:hideMark/>
          </w:tcPr>
          <w:p w14:paraId="354AFDD3"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87.54</w:t>
            </w:r>
          </w:p>
        </w:tc>
        <w:tc>
          <w:tcPr>
            <w:tcW w:w="720" w:type="dxa"/>
            <w:shd w:val="clear" w:color="auto" w:fill="auto"/>
            <w:noWrap/>
            <w:vAlign w:val="bottom"/>
            <w:hideMark/>
          </w:tcPr>
          <w:p w14:paraId="18F86205"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5.61</w:t>
            </w:r>
          </w:p>
        </w:tc>
        <w:tc>
          <w:tcPr>
            <w:tcW w:w="5590" w:type="dxa"/>
            <w:shd w:val="clear" w:color="auto" w:fill="auto"/>
            <w:noWrap/>
            <w:vAlign w:val="bottom"/>
            <w:hideMark/>
          </w:tcPr>
          <w:p w14:paraId="0BD50F8B" w14:textId="771DF059" w:rsidR="000C3CDF" w:rsidRPr="000C3CDF" w:rsidRDefault="000C3CDF">
            <w:pPr>
              <w:spacing w:after="0" w:line="240" w:lineRule="auto"/>
              <w:rPr>
                <w:rFonts w:ascii="Times New Roman" w:eastAsia="Times New Roman" w:hAnsi="Times New Roman" w:cs="Times New Roman"/>
                <w:color w:val="000000"/>
                <w:sz w:val="20"/>
                <w:szCs w:val="20"/>
              </w:rPr>
              <w:pPrChange w:id="522" w:author="Mike.Litzow" w:date="2024-04-06T15:49:00Z">
                <w:pPr>
                  <w:spacing w:after="0" w:line="240" w:lineRule="auto"/>
                  <w:jc w:val="center"/>
                </w:pPr>
              </w:pPrChange>
            </w:pPr>
            <w:r w:rsidRPr="000C3CDF">
              <w:rPr>
                <w:rFonts w:ascii="Times New Roman" w:eastAsia="Times New Roman" w:hAnsi="Times New Roman" w:cs="Times New Roman"/>
                <w:color w:val="000000"/>
                <w:sz w:val="20"/>
                <w:szCs w:val="20"/>
              </w:rPr>
              <w:t xml:space="preserve">Female </w:t>
            </w:r>
            <w:del w:id="523" w:author="Mike.Litzow" w:date="2024-04-06T15:48:00Z">
              <w:r w:rsidRPr="000C3CDF" w:rsidDel="00754306">
                <w:rPr>
                  <w:rFonts w:ascii="Times New Roman" w:eastAsia="Times New Roman" w:hAnsi="Times New Roman" w:cs="Times New Roman"/>
                  <w:color w:val="000000"/>
                  <w:sz w:val="20"/>
                  <w:szCs w:val="20"/>
                </w:rPr>
                <w:delText>Bairdi</w:delText>
              </w:r>
            </w:del>
            <w:ins w:id="524" w:author="Mike.Litzow" w:date="2024-04-06T15:48:00Z">
              <w:r w:rsidR="00754306">
                <w:rPr>
                  <w:rFonts w:ascii="Times New Roman" w:eastAsia="Times New Roman" w:hAnsi="Times New Roman" w:cs="Times New Roman"/>
                  <w:color w:val="000000"/>
                  <w:sz w:val="20"/>
                  <w:szCs w:val="20"/>
                </w:rPr>
                <w:t>bairdi</w:t>
              </w:r>
            </w:ins>
            <w:r w:rsidRPr="000C3CDF">
              <w:rPr>
                <w:rFonts w:ascii="Times New Roman" w:eastAsia="Times New Roman" w:hAnsi="Times New Roman" w:cs="Times New Roman"/>
                <w:color w:val="000000"/>
                <w:sz w:val="20"/>
                <w:szCs w:val="20"/>
              </w:rPr>
              <w:t>, Pacific cod RA2</w:t>
            </w:r>
          </w:p>
        </w:tc>
      </w:tr>
      <w:tr w:rsidR="000C3CDF" w:rsidRPr="000C3CDF" w14:paraId="05DAAD41" w14:textId="77777777" w:rsidTr="003B4A7D">
        <w:trPr>
          <w:trHeight w:val="263"/>
          <w:jc w:val="center"/>
        </w:trPr>
        <w:tc>
          <w:tcPr>
            <w:tcW w:w="829" w:type="dxa"/>
            <w:shd w:val="clear" w:color="auto" w:fill="auto"/>
            <w:noWrap/>
            <w:vAlign w:val="bottom"/>
            <w:hideMark/>
          </w:tcPr>
          <w:p w14:paraId="3921C47B"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18</w:t>
            </w:r>
          </w:p>
        </w:tc>
        <w:tc>
          <w:tcPr>
            <w:tcW w:w="422" w:type="dxa"/>
            <w:shd w:val="clear" w:color="auto" w:fill="auto"/>
            <w:noWrap/>
            <w:vAlign w:val="bottom"/>
            <w:hideMark/>
          </w:tcPr>
          <w:p w14:paraId="5F7B7C25"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6</w:t>
            </w:r>
          </w:p>
        </w:tc>
        <w:tc>
          <w:tcPr>
            <w:tcW w:w="792" w:type="dxa"/>
            <w:shd w:val="clear" w:color="auto" w:fill="auto"/>
            <w:noWrap/>
            <w:vAlign w:val="bottom"/>
            <w:hideMark/>
          </w:tcPr>
          <w:p w14:paraId="1F569300"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87.94</w:t>
            </w:r>
          </w:p>
        </w:tc>
        <w:tc>
          <w:tcPr>
            <w:tcW w:w="720" w:type="dxa"/>
            <w:shd w:val="clear" w:color="auto" w:fill="auto"/>
            <w:noWrap/>
            <w:vAlign w:val="bottom"/>
            <w:hideMark/>
          </w:tcPr>
          <w:p w14:paraId="57522EA1"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6.02</w:t>
            </w:r>
          </w:p>
        </w:tc>
        <w:tc>
          <w:tcPr>
            <w:tcW w:w="5590" w:type="dxa"/>
            <w:shd w:val="clear" w:color="auto" w:fill="auto"/>
            <w:noWrap/>
            <w:vAlign w:val="bottom"/>
            <w:hideMark/>
          </w:tcPr>
          <w:p w14:paraId="06D3C935" w14:textId="529A8662" w:rsidR="000C3CDF" w:rsidRPr="000C3CDF" w:rsidRDefault="000C3CDF">
            <w:pPr>
              <w:spacing w:after="0" w:line="240" w:lineRule="auto"/>
              <w:rPr>
                <w:rFonts w:ascii="Times New Roman" w:eastAsia="Times New Roman" w:hAnsi="Times New Roman" w:cs="Times New Roman"/>
                <w:color w:val="000000"/>
                <w:sz w:val="20"/>
                <w:szCs w:val="20"/>
              </w:rPr>
              <w:pPrChange w:id="525" w:author="Mike.Litzow" w:date="2024-04-06T15:49:00Z">
                <w:pPr>
                  <w:spacing w:after="0" w:line="240" w:lineRule="auto"/>
                  <w:jc w:val="center"/>
                </w:pPr>
              </w:pPrChange>
            </w:pPr>
            <w:r w:rsidRPr="000C3CDF">
              <w:rPr>
                <w:rFonts w:ascii="Times New Roman" w:eastAsia="Times New Roman" w:hAnsi="Times New Roman" w:cs="Times New Roman"/>
                <w:color w:val="000000"/>
                <w:sz w:val="20"/>
                <w:szCs w:val="20"/>
              </w:rPr>
              <w:t xml:space="preserve">Female </w:t>
            </w:r>
            <w:del w:id="526" w:author="Mike.Litzow" w:date="2024-04-06T15:48:00Z">
              <w:r w:rsidRPr="000C3CDF" w:rsidDel="00754306">
                <w:rPr>
                  <w:rFonts w:ascii="Times New Roman" w:eastAsia="Times New Roman" w:hAnsi="Times New Roman" w:cs="Times New Roman"/>
                  <w:color w:val="000000"/>
                  <w:sz w:val="20"/>
                  <w:szCs w:val="20"/>
                </w:rPr>
                <w:delText>Bairdi</w:delText>
              </w:r>
            </w:del>
            <w:ins w:id="527" w:author="Mike.Litzow" w:date="2024-04-06T15:48:00Z">
              <w:r w:rsidR="00754306">
                <w:rPr>
                  <w:rFonts w:ascii="Times New Roman" w:eastAsia="Times New Roman" w:hAnsi="Times New Roman" w:cs="Times New Roman"/>
                  <w:color w:val="000000"/>
                  <w:sz w:val="20"/>
                  <w:szCs w:val="20"/>
                </w:rPr>
                <w:t>bairdi</w:t>
              </w:r>
            </w:ins>
            <w:r w:rsidRPr="000C3CDF">
              <w:rPr>
                <w:rFonts w:ascii="Times New Roman" w:eastAsia="Times New Roman" w:hAnsi="Times New Roman" w:cs="Times New Roman"/>
                <w:color w:val="000000"/>
                <w:sz w:val="20"/>
                <w:szCs w:val="20"/>
              </w:rPr>
              <w:t>, NW wind</w:t>
            </w:r>
          </w:p>
        </w:tc>
      </w:tr>
      <w:tr w:rsidR="000C3CDF" w:rsidRPr="000C3CDF" w14:paraId="330BD2C5" w14:textId="77777777" w:rsidTr="003B4A7D">
        <w:trPr>
          <w:trHeight w:val="263"/>
          <w:jc w:val="center"/>
        </w:trPr>
        <w:tc>
          <w:tcPr>
            <w:tcW w:w="829" w:type="dxa"/>
            <w:shd w:val="clear" w:color="auto" w:fill="auto"/>
            <w:noWrap/>
            <w:vAlign w:val="bottom"/>
            <w:hideMark/>
          </w:tcPr>
          <w:p w14:paraId="31355687"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5</w:t>
            </w:r>
          </w:p>
        </w:tc>
        <w:tc>
          <w:tcPr>
            <w:tcW w:w="422" w:type="dxa"/>
            <w:shd w:val="clear" w:color="auto" w:fill="auto"/>
            <w:noWrap/>
            <w:vAlign w:val="bottom"/>
            <w:hideMark/>
          </w:tcPr>
          <w:p w14:paraId="6645508F"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6</w:t>
            </w:r>
          </w:p>
        </w:tc>
        <w:tc>
          <w:tcPr>
            <w:tcW w:w="792" w:type="dxa"/>
            <w:shd w:val="clear" w:color="auto" w:fill="auto"/>
            <w:noWrap/>
            <w:vAlign w:val="bottom"/>
            <w:hideMark/>
          </w:tcPr>
          <w:p w14:paraId="0C305DC9"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88.24</w:t>
            </w:r>
          </w:p>
        </w:tc>
        <w:tc>
          <w:tcPr>
            <w:tcW w:w="720" w:type="dxa"/>
            <w:shd w:val="clear" w:color="auto" w:fill="auto"/>
            <w:noWrap/>
            <w:vAlign w:val="bottom"/>
            <w:hideMark/>
          </w:tcPr>
          <w:p w14:paraId="368AA7B6"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6.31</w:t>
            </w:r>
          </w:p>
        </w:tc>
        <w:tc>
          <w:tcPr>
            <w:tcW w:w="5590" w:type="dxa"/>
            <w:shd w:val="clear" w:color="auto" w:fill="auto"/>
            <w:noWrap/>
            <w:vAlign w:val="bottom"/>
            <w:hideMark/>
          </w:tcPr>
          <w:p w14:paraId="0050B3BC" w14:textId="0D2247C7" w:rsidR="000C3CDF" w:rsidRPr="000C3CDF" w:rsidRDefault="000C3CDF">
            <w:pPr>
              <w:spacing w:after="0" w:line="240" w:lineRule="auto"/>
              <w:rPr>
                <w:rFonts w:ascii="Times New Roman" w:eastAsia="Times New Roman" w:hAnsi="Times New Roman" w:cs="Times New Roman"/>
                <w:color w:val="000000"/>
                <w:sz w:val="20"/>
                <w:szCs w:val="20"/>
              </w:rPr>
              <w:pPrChange w:id="528" w:author="Mike.Litzow" w:date="2024-04-06T15:49:00Z">
                <w:pPr>
                  <w:spacing w:after="0" w:line="240" w:lineRule="auto"/>
                  <w:jc w:val="center"/>
                </w:pPr>
              </w:pPrChange>
            </w:pPr>
            <w:r w:rsidRPr="000C3CDF">
              <w:rPr>
                <w:rFonts w:ascii="Times New Roman" w:eastAsia="Times New Roman" w:hAnsi="Times New Roman" w:cs="Times New Roman"/>
                <w:color w:val="000000"/>
                <w:sz w:val="20"/>
                <w:szCs w:val="20"/>
              </w:rPr>
              <w:t xml:space="preserve">Female </w:t>
            </w:r>
            <w:del w:id="529" w:author="Mike.Litzow" w:date="2024-04-06T15:48:00Z">
              <w:r w:rsidRPr="000C3CDF" w:rsidDel="00754306">
                <w:rPr>
                  <w:rFonts w:ascii="Times New Roman" w:eastAsia="Times New Roman" w:hAnsi="Times New Roman" w:cs="Times New Roman"/>
                  <w:color w:val="000000"/>
                  <w:sz w:val="20"/>
                  <w:szCs w:val="20"/>
                </w:rPr>
                <w:delText>Bairdi</w:delText>
              </w:r>
            </w:del>
            <w:ins w:id="530" w:author="Mike.Litzow" w:date="2024-04-06T15:48:00Z">
              <w:r w:rsidR="00754306">
                <w:rPr>
                  <w:rFonts w:ascii="Times New Roman" w:eastAsia="Times New Roman" w:hAnsi="Times New Roman" w:cs="Times New Roman"/>
                  <w:color w:val="000000"/>
                  <w:sz w:val="20"/>
                  <w:szCs w:val="20"/>
                </w:rPr>
                <w:t>bairdi</w:t>
              </w:r>
            </w:ins>
            <w:r w:rsidRPr="000C3CDF">
              <w:rPr>
                <w:rFonts w:ascii="Times New Roman" w:eastAsia="Times New Roman" w:hAnsi="Times New Roman" w:cs="Times New Roman"/>
                <w:color w:val="000000"/>
                <w:sz w:val="20"/>
                <w:szCs w:val="20"/>
              </w:rPr>
              <w:t>, Pacific cod RA3</w:t>
            </w:r>
          </w:p>
        </w:tc>
      </w:tr>
      <w:tr w:rsidR="000C3CDF" w:rsidRPr="000C3CDF" w14:paraId="1A588F31" w14:textId="77777777" w:rsidTr="003B4A7D">
        <w:trPr>
          <w:trHeight w:val="263"/>
          <w:jc w:val="center"/>
        </w:trPr>
        <w:tc>
          <w:tcPr>
            <w:tcW w:w="829" w:type="dxa"/>
            <w:shd w:val="clear" w:color="auto" w:fill="auto"/>
            <w:noWrap/>
            <w:vAlign w:val="bottom"/>
            <w:hideMark/>
          </w:tcPr>
          <w:p w14:paraId="67A18E22"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16</w:t>
            </w:r>
          </w:p>
        </w:tc>
        <w:tc>
          <w:tcPr>
            <w:tcW w:w="422" w:type="dxa"/>
            <w:shd w:val="clear" w:color="auto" w:fill="auto"/>
            <w:noWrap/>
            <w:vAlign w:val="bottom"/>
            <w:hideMark/>
          </w:tcPr>
          <w:p w14:paraId="3BD689EA"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6</w:t>
            </w:r>
          </w:p>
        </w:tc>
        <w:tc>
          <w:tcPr>
            <w:tcW w:w="792" w:type="dxa"/>
            <w:shd w:val="clear" w:color="auto" w:fill="auto"/>
            <w:noWrap/>
            <w:vAlign w:val="bottom"/>
            <w:hideMark/>
          </w:tcPr>
          <w:p w14:paraId="3075AE80"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88.28</w:t>
            </w:r>
          </w:p>
        </w:tc>
        <w:tc>
          <w:tcPr>
            <w:tcW w:w="720" w:type="dxa"/>
            <w:shd w:val="clear" w:color="auto" w:fill="auto"/>
            <w:noWrap/>
            <w:vAlign w:val="bottom"/>
            <w:hideMark/>
          </w:tcPr>
          <w:p w14:paraId="2DB42BD5"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6.35</w:t>
            </w:r>
          </w:p>
        </w:tc>
        <w:tc>
          <w:tcPr>
            <w:tcW w:w="5590" w:type="dxa"/>
            <w:shd w:val="clear" w:color="auto" w:fill="auto"/>
            <w:noWrap/>
            <w:vAlign w:val="bottom"/>
            <w:hideMark/>
          </w:tcPr>
          <w:p w14:paraId="74026138" w14:textId="77285F87" w:rsidR="000C3CDF" w:rsidRPr="000C3CDF" w:rsidRDefault="000C3CDF">
            <w:pPr>
              <w:spacing w:after="0" w:line="240" w:lineRule="auto"/>
              <w:rPr>
                <w:rFonts w:ascii="Times New Roman" w:eastAsia="Times New Roman" w:hAnsi="Times New Roman" w:cs="Times New Roman"/>
                <w:color w:val="000000"/>
                <w:sz w:val="20"/>
                <w:szCs w:val="20"/>
              </w:rPr>
              <w:pPrChange w:id="531" w:author="Mike.Litzow" w:date="2024-04-06T15:49:00Z">
                <w:pPr>
                  <w:spacing w:after="0" w:line="240" w:lineRule="auto"/>
                  <w:jc w:val="center"/>
                </w:pPr>
              </w:pPrChange>
            </w:pPr>
            <w:r w:rsidRPr="000C3CDF">
              <w:rPr>
                <w:rFonts w:ascii="Times New Roman" w:eastAsia="Times New Roman" w:hAnsi="Times New Roman" w:cs="Times New Roman"/>
                <w:color w:val="000000"/>
                <w:sz w:val="20"/>
                <w:szCs w:val="20"/>
              </w:rPr>
              <w:t xml:space="preserve">Female </w:t>
            </w:r>
            <w:del w:id="532" w:author="Mike.Litzow" w:date="2024-04-06T15:48:00Z">
              <w:r w:rsidRPr="000C3CDF" w:rsidDel="00754306">
                <w:rPr>
                  <w:rFonts w:ascii="Times New Roman" w:eastAsia="Times New Roman" w:hAnsi="Times New Roman" w:cs="Times New Roman"/>
                  <w:color w:val="000000"/>
                  <w:sz w:val="20"/>
                  <w:szCs w:val="20"/>
                </w:rPr>
                <w:delText>Bairdi</w:delText>
              </w:r>
            </w:del>
            <w:ins w:id="533" w:author="Mike.Litzow" w:date="2024-04-06T15:48:00Z">
              <w:r w:rsidR="00754306">
                <w:rPr>
                  <w:rFonts w:ascii="Times New Roman" w:eastAsia="Times New Roman" w:hAnsi="Times New Roman" w:cs="Times New Roman"/>
                  <w:color w:val="000000"/>
                  <w:sz w:val="20"/>
                  <w:szCs w:val="20"/>
                </w:rPr>
                <w:t>bairdi</w:t>
              </w:r>
            </w:ins>
            <w:r w:rsidRPr="000C3CDF">
              <w:rPr>
                <w:rFonts w:ascii="Times New Roman" w:eastAsia="Times New Roman" w:hAnsi="Times New Roman" w:cs="Times New Roman"/>
                <w:color w:val="000000"/>
                <w:sz w:val="20"/>
                <w:szCs w:val="20"/>
              </w:rPr>
              <w:t>, May-July SST</w:t>
            </w:r>
          </w:p>
        </w:tc>
      </w:tr>
      <w:tr w:rsidR="000C3CDF" w:rsidRPr="000C3CDF" w14:paraId="056945E5" w14:textId="77777777" w:rsidTr="003B4A7D">
        <w:trPr>
          <w:trHeight w:val="263"/>
          <w:jc w:val="center"/>
        </w:trPr>
        <w:tc>
          <w:tcPr>
            <w:tcW w:w="829" w:type="dxa"/>
            <w:shd w:val="clear" w:color="auto" w:fill="auto"/>
            <w:noWrap/>
            <w:vAlign w:val="bottom"/>
            <w:hideMark/>
          </w:tcPr>
          <w:p w14:paraId="527A095D"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11</w:t>
            </w:r>
          </w:p>
        </w:tc>
        <w:tc>
          <w:tcPr>
            <w:tcW w:w="422" w:type="dxa"/>
            <w:shd w:val="clear" w:color="auto" w:fill="auto"/>
            <w:noWrap/>
            <w:vAlign w:val="bottom"/>
            <w:hideMark/>
          </w:tcPr>
          <w:p w14:paraId="2EC62853"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6</w:t>
            </w:r>
          </w:p>
        </w:tc>
        <w:tc>
          <w:tcPr>
            <w:tcW w:w="792" w:type="dxa"/>
            <w:shd w:val="clear" w:color="auto" w:fill="auto"/>
            <w:noWrap/>
            <w:vAlign w:val="bottom"/>
            <w:hideMark/>
          </w:tcPr>
          <w:p w14:paraId="0305D571"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88.36</w:t>
            </w:r>
          </w:p>
        </w:tc>
        <w:tc>
          <w:tcPr>
            <w:tcW w:w="720" w:type="dxa"/>
            <w:shd w:val="clear" w:color="auto" w:fill="auto"/>
            <w:noWrap/>
            <w:vAlign w:val="bottom"/>
            <w:hideMark/>
          </w:tcPr>
          <w:p w14:paraId="11DA0900"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6.43</w:t>
            </w:r>
          </w:p>
        </w:tc>
        <w:tc>
          <w:tcPr>
            <w:tcW w:w="5590" w:type="dxa"/>
            <w:shd w:val="clear" w:color="auto" w:fill="auto"/>
            <w:noWrap/>
            <w:vAlign w:val="bottom"/>
            <w:hideMark/>
          </w:tcPr>
          <w:p w14:paraId="7497FA46" w14:textId="62E5ADC2" w:rsidR="000C3CDF" w:rsidRPr="000C3CDF" w:rsidRDefault="000C3CDF">
            <w:pPr>
              <w:spacing w:after="0" w:line="240" w:lineRule="auto"/>
              <w:rPr>
                <w:rFonts w:ascii="Times New Roman" w:eastAsia="Times New Roman" w:hAnsi="Times New Roman" w:cs="Times New Roman"/>
                <w:color w:val="000000"/>
                <w:sz w:val="20"/>
                <w:szCs w:val="20"/>
              </w:rPr>
              <w:pPrChange w:id="534" w:author="Mike.Litzow" w:date="2024-04-06T15:49:00Z">
                <w:pPr>
                  <w:spacing w:after="0" w:line="240" w:lineRule="auto"/>
                  <w:jc w:val="center"/>
                </w:pPr>
              </w:pPrChange>
            </w:pPr>
            <w:r w:rsidRPr="000C3CDF">
              <w:rPr>
                <w:rFonts w:ascii="Times New Roman" w:eastAsia="Times New Roman" w:hAnsi="Times New Roman" w:cs="Times New Roman"/>
                <w:color w:val="000000"/>
                <w:sz w:val="20"/>
                <w:szCs w:val="20"/>
              </w:rPr>
              <w:t xml:space="preserve">Female </w:t>
            </w:r>
            <w:del w:id="535" w:author="Mike.Litzow" w:date="2024-04-06T15:48:00Z">
              <w:r w:rsidRPr="000C3CDF" w:rsidDel="00754306">
                <w:rPr>
                  <w:rFonts w:ascii="Times New Roman" w:eastAsia="Times New Roman" w:hAnsi="Times New Roman" w:cs="Times New Roman"/>
                  <w:color w:val="000000"/>
                  <w:sz w:val="20"/>
                  <w:szCs w:val="20"/>
                </w:rPr>
                <w:delText>Bairdi</w:delText>
              </w:r>
            </w:del>
            <w:ins w:id="536" w:author="Mike.Litzow" w:date="2024-04-06T15:48:00Z">
              <w:r w:rsidR="00754306">
                <w:rPr>
                  <w:rFonts w:ascii="Times New Roman" w:eastAsia="Times New Roman" w:hAnsi="Times New Roman" w:cs="Times New Roman"/>
                  <w:color w:val="000000"/>
                  <w:sz w:val="20"/>
                  <w:szCs w:val="20"/>
                </w:rPr>
                <w:t>bairdi</w:t>
              </w:r>
            </w:ins>
            <w:r w:rsidRPr="000C3CDF">
              <w:rPr>
                <w:rFonts w:ascii="Times New Roman" w:eastAsia="Times New Roman" w:hAnsi="Times New Roman" w:cs="Times New Roman"/>
                <w:color w:val="000000"/>
                <w:sz w:val="20"/>
                <w:szCs w:val="20"/>
              </w:rPr>
              <w:t xml:space="preserve">, NBT 3 </w:t>
            </w:r>
            <w:del w:id="537" w:author="Mike.Litzow" w:date="2024-04-06T15:37:00Z">
              <w:r w:rsidRPr="000C3CDF" w:rsidDel="00591D04">
                <w:rPr>
                  <w:rFonts w:ascii="Times New Roman" w:eastAsia="Times New Roman" w:hAnsi="Times New Roman" w:cs="Times New Roman"/>
                  <w:color w:val="000000"/>
                  <w:sz w:val="20"/>
                  <w:szCs w:val="20"/>
                </w:rPr>
                <w:delText>yr</w:delText>
              </w:r>
            </w:del>
            <w:ins w:id="538" w:author="Mike.Litzow" w:date="2024-04-06T15:37:00Z">
              <w:r w:rsidR="00591D04">
                <w:rPr>
                  <w:rFonts w:ascii="Times New Roman" w:eastAsia="Times New Roman" w:hAnsi="Times New Roman" w:cs="Times New Roman"/>
                  <w:color w:val="000000"/>
                  <w:sz w:val="20"/>
                  <w:szCs w:val="20"/>
                </w:rPr>
                <w:t>year</w:t>
              </w:r>
            </w:ins>
            <w:r w:rsidRPr="000C3CDF">
              <w:rPr>
                <w:rFonts w:ascii="Times New Roman" w:eastAsia="Times New Roman" w:hAnsi="Times New Roman" w:cs="Times New Roman"/>
                <w:color w:val="000000"/>
                <w:sz w:val="20"/>
                <w:szCs w:val="20"/>
              </w:rPr>
              <w:t xml:space="preserve"> minimum</w:t>
            </w:r>
          </w:p>
        </w:tc>
      </w:tr>
      <w:tr w:rsidR="000C3CDF" w:rsidRPr="000C3CDF" w14:paraId="02D61DE6" w14:textId="77777777" w:rsidTr="003B4A7D">
        <w:trPr>
          <w:trHeight w:val="263"/>
          <w:jc w:val="center"/>
        </w:trPr>
        <w:tc>
          <w:tcPr>
            <w:tcW w:w="829" w:type="dxa"/>
            <w:shd w:val="clear" w:color="auto" w:fill="auto"/>
            <w:noWrap/>
            <w:vAlign w:val="bottom"/>
            <w:hideMark/>
          </w:tcPr>
          <w:p w14:paraId="32AB1C69"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13</w:t>
            </w:r>
          </w:p>
        </w:tc>
        <w:tc>
          <w:tcPr>
            <w:tcW w:w="422" w:type="dxa"/>
            <w:shd w:val="clear" w:color="auto" w:fill="auto"/>
            <w:noWrap/>
            <w:vAlign w:val="bottom"/>
            <w:hideMark/>
          </w:tcPr>
          <w:p w14:paraId="696DC727"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6</w:t>
            </w:r>
          </w:p>
        </w:tc>
        <w:tc>
          <w:tcPr>
            <w:tcW w:w="792" w:type="dxa"/>
            <w:shd w:val="clear" w:color="auto" w:fill="auto"/>
            <w:noWrap/>
            <w:vAlign w:val="bottom"/>
            <w:hideMark/>
          </w:tcPr>
          <w:p w14:paraId="337E094C"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88.57</w:t>
            </w:r>
          </w:p>
        </w:tc>
        <w:tc>
          <w:tcPr>
            <w:tcW w:w="720" w:type="dxa"/>
            <w:shd w:val="clear" w:color="auto" w:fill="auto"/>
            <w:noWrap/>
            <w:vAlign w:val="bottom"/>
            <w:hideMark/>
          </w:tcPr>
          <w:p w14:paraId="05377231"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6.64</w:t>
            </w:r>
          </w:p>
        </w:tc>
        <w:tc>
          <w:tcPr>
            <w:tcW w:w="5590" w:type="dxa"/>
            <w:shd w:val="clear" w:color="auto" w:fill="auto"/>
            <w:noWrap/>
            <w:vAlign w:val="bottom"/>
            <w:hideMark/>
          </w:tcPr>
          <w:p w14:paraId="3B248383" w14:textId="2047E516" w:rsidR="000C3CDF" w:rsidRPr="000C3CDF" w:rsidRDefault="000C3CDF">
            <w:pPr>
              <w:spacing w:after="0" w:line="240" w:lineRule="auto"/>
              <w:rPr>
                <w:rFonts w:ascii="Times New Roman" w:eastAsia="Times New Roman" w:hAnsi="Times New Roman" w:cs="Times New Roman"/>
                <w:color w:val="000000"/>
                <w:sz w:val="20"/>
                <w:szCs w:val="20"/>
              </w:rPr>
              <w:pPrChange w:id="539" w:author="Mike.Litzow" w:date="2024-04-06T15:49:00Z">
                <w:pPr>
                  <w:spacing w:after="0" w:line="240" w:lineRule="auto"/>
                  <w:jc w:val="center"/>
                </w:pPr>
              </w:pPrChange>
            </w:pPr>
            <w:r w:rsidRPr="000C3CDF">
              <w:rPr>
                <w:rFonts w:ascii="Times New Roman" w:eastAsia="Times New Roman" w:hAnsi="Times New Roman" w:cs="Times New Roman"/>
                <w:color w:val="000000"/>
                <w:sz w:val="20"/>
                <w:szCs w:val="20"/>
              </w:rPr>
              <w:t xml:space="preserve">Female </w:t>
            </w:r>
            <w:del w:id="540" w:author="Mike.Litzow" w:date="2024-04-06T15:48:00Z">
              <w:r w:rsidRPr="000C3CDF" w:rsidDel="00754306">
                <w:rPr>
                  <w:rFonts w:ascii="Times New Roman" w:eastAsia="Times New Roman" w:hAnsi="Times New Roman" w:cs="Times New Roman"/>
                  <w:color w:val="000000"/>
                  <w:sz w:val="20"/>
                  <w:szCs w:val="20"/>
                </w:rPr>
                <w:delText>Bairdi</w:delText>
              </w:r>
            </w:del>
            <w:ins w:id="541" w:author="Mike.Litzow" w:date="2024-04-06T15:48:00Z">
              <w:r w:rsidR="00754306">
                <w:rPr>
                  <w:rFonts w:ascii="Times New Roman" w:eastAsia="Times New Roman" w:hAnsi="Times New Roman" w:cs="Times New Roman"/>
                  <w:color w:val="000000"/>
                  <w:sz w:val="20"/>
                  <w:szCs w:val="20"/>
                </w:rPr>
                <w:t>bairdi</w:t>
              </w:r>
            </w:ins>
            <w:r w:rsidRPr="000C3CDF">
              <w:rPr>
                <w:rFonts w:ascii="Times New Roman" w:eastAsia="Times New Roman" w:hAnsi="Times New Roman" w:cs="Times New Roman"/>
                <w:color w:val="000000"/>
                <w:sz w:val="20"/>
                <w:szCs w:val="20"/>
              </w:rPr>
              <w:t>, AO RA3</w:t>
            </w:r>
          </w:p>
        </w:tc>
      </w:tr>
      <w:tr w:rsidR="000C3CDF" w:rsidRPr="000C3CDF" w14:paraId="24118B13" w14:textId="77777777" w:rsidTr="003B4A7D">
        <w:trPr>
          <w:trHeight w:val="263"/>
          <w:jc w:val="center"/>
        </w:trPr>
        <w:tc>
          <w:tcPr>
            <w:tcW w:w="829" w:type="dxa"/>
            <w:shd w:val="clear" w:color="auto" w:fill="auto"/>
            <w:noWrap/>
            <w:vAlign w:val="bottom"/>
            <w:hideMark/>
          </w:tcPr>
          <w:p w14:paraId="6B45A3D8"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3</w:t>
            </w:r>
          </w:p>
        </w:tc>
        <w:tc>
          <w:tcPr>
            <w:tcW w:w="422" w:type="dxa"/>
            <w:shd w:val="clear" w:color="auto" w:fill="auto"/>
            <w:noWrap/>
            <w:vAlign w:val="bottom"/>
            <w:hideMark/>
          </w:tcPr>
          <w:p w14:paraId="69AB8483"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6</w:t>
            </w:r>
          </w:p>
        </w:tc>
        <w:tc>
          <w:tcPr>
            <w:tcW w:w="792" w:type="dxa"/>
            <w:shd w:val="clear" w:color="auto" w:fill="auto"/>
            <w:noWrap/>
            <w:vAlign w:val="bottom"/>
            <w:hideMark/>
          </w:tcPr>
          <w:p w14:paraId="74078DD9"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88.60</w:t>
            </w:r>
          </w:p>
        </w:tc>
        <w:tc>
          <w:tcPr>
            <w:tcW w:w="720" w:type="dxa"/>
            <w:shd w:val="clear" w:color="auto" w:fill="auto"/>
            <w:noWrap/>
            <w:vAlign w:val="bottom"/>
            <w:hideMark/>
          </w:tcPr>
          <w:p w14:paraId="60D9AC20"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6.68</w:t>
            </w:r>
          </w:p>
        </w:tc>
        <w:tc>
          <w:tcPr>
            <w:tcW w:w="5590" w:type="dxa"/>
            <w:shd w:val="clear" w:color="auto" w:fill="auto"/>
            <w:noWrap/>
            <w:vAlign w:val="bottom"/>
            <w:hideMark/>
          </w:tcPr>
          <w:p w14:paraId="19AD2FDA" w14:textId="012C4F45" w:rsidR="000C3CDF" w:rsidRPr="000C3CDF" w:rsidRDefault="000C3CDF">
            <w:pPr>
              <w:spacing w:after="0" w:line="240" w:lineRule="auto"/>
              <w:rPr>
                <w:rFonts w:ascii="Times New Roman" w:eastAsia="Times New Roman" w:hAnsi="Times New Roman" w:cs="Times New Roman"/>
                <w:color w:val="000000"/>
                <w:sz w:val="20"/>
                <w:szCs w:val="20"/>
              </w:rPr>
              <w:pPrChange w:id="542" w:author="Mike.Litzow" w:date="2024-04-06T15:49:00Z">
                <w:pPr>
                  <w:spacing w:after="0" w:line="240" w:lineRule="auto"/>
                  <w:jc w:val="center"/>
                </w:pPr>
              </w:pPrChange>
            </w:pPr>
            <w:r w:rsidRPr="000C3CDF">
              <w:rPr>
                <w:rFonts w:ascii="Times New Roman" w:eastAsia="Times New Roman" w:hAnsi="Times New Roman" w:cs="Times New Roman"/>
                <w:color w:val="000000"/>
                <w:sz w:val="20"/>
                <w:szCs w:val="20"/>
              </w:rPr>
              <w:t xml:space="preserve">Female </w:t>
            </w:r>
            <w:del w:id="543" w:author="Mike.Litzow" w:date="2024-04-06T15:48:00Z">
              <w:r w:rsidRPr="000C3CDF" w:rsidDel="00754306">
                <w:rPr>
                  <w:rFonts w:ascii="Times New Roman" w:eastAsia="Times New Roman" w:hAnsi="Times New Roman" w:cs="Times New Roman"/>
                  <w:color w:val="000000"/>
                  <w:sz w:val="20"/>
                  <w:szCs w:val="20"/>
                </w:rPr>
                <w:delText>Bairdi</w:delText>
              </w:r>
            </w:del>
            <w:ins w:id="544" w:author="Mike.Litzow" w:date="2024-04-06T15:48:00Z">
              <w:r w:rsidR="00754306">
                <w:rPr>
                  <w:rFonts w:ascii="Times New Roman" w:eastAsia="Times New Roman" w:hAnsi="Times New Roman" w:cs="Times New Roman"/>
                  <w:color w:val="000000"/>
                  <w:sz w:val="20"/>
                  <w:szCs w:val="20"/>
                </w:rPr>
                <w:t>bairdi</w:t>
              </w:r>
            </w:ins>
            <w:r w:rsidRPr="000C3CDF">
              <w:rPr>
                <w:rFonts w:ascii="Times New Roman" w:eastAsia="Times New Roman" w:hAnsi="Times New Roman" w:cs="Times New Roman"/>
                <w:color w:val="000000"/>
                <w:sz w:val="20"/>
                <w:szCs w:val="20"/>
              </w:rPr>
              <w:t>, Pacific cod lag 1</w:t>
            </w:r>
          </w:p>
        </w:tc>
      </w:tr>
      <w:tr w:rsidR="000C3CDF" w:rsidRPr="000C3CDF" w14:paraId="78B95666" w14:textId="77777777" w:rsidTr="003B4A7D">
        <w:trPr>
          <w:trHeight w:val="263"/>
          <w:jc w:val="center"/>
        </w:trPr>
        <w:tc>
          <w:tcPr>
            <w:tcW w:w="829" w:type="dxa"/>
            <w:shd w:val="clear" w:color="auto" w:fill="auto"/>
            <w:noWrap/>
            <w:vAlign w:val="bottom"/>
            <w:hideMark/>
          </w:tcPr>
          <w:p w14:paraId="50111950"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12</w:t>
            </w:r>
          </w:p>
        </w:tc>
        <w:tc>
          <w:tcPr>
            <w:tcW w:w="422" w:type="dxa"/>
            <w:shd w:val="clear" w:color="auto" w:fill="auto"/>
            <w:noWrap/>
            <w:vAlign w:val="bottom"/>
            <w:hideMark/>
          </w:tcPr>
          <w:p w14:paraId="3B0501DB"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6</w:t>
            </w:r>
          </w:p>
        </w:tc>
        <w:tc>
          <w:tcPr>
            <w:tcW w:w="792" w:type="dxa"/>
            <w:shd w:val="clear" w:color="auto" w:fill="auto"/>
            <w:noWrap/>
            <w:vAlign w:val="bottom"/>
            <w:hideMark/>
          </w:tcPr>
          <w:p w14:paraId="4A2508B2"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88.62</w:t>
            </w:r>
          </w:p>
        </w:tc>
        <w:tc>
          <w:tcPr>
            <w:tcW w:w="720" w:type="dxa"/>
            <w:shd w:val="clear" w:color="auto" w:fill="auto"/>
            <w:noWrap/>
            <w:vAlign w:val="bottom"/>
            <w:hideMark/>
          </w:tcPr>
          <w:p w14:paraId="09CB8236"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6.70</w:t>
            </w:r>
          </w:p>
        </w:tc>
        <w:tc>
          <w:tcPr>
            <w:tcW w:w="5590" w:type="dxa"/>
            <w:shd w:val="clear" w:color="auto" w:fill="auto"/>
            <w:noWrap/>
            <w:vAlign w:val="bottom"/>
            <w:hideMark/>
          </w:tcPr>
          <w:p w14:paraId="5F4F1A85" w14:textId="1BE9A81D" w:rsidR="000C3CDF" w:rsidRPr="000C3CDF" w:rsidRDefault="000C3CDF">
            <w:pPr>
              <w:spacing w:after="0" w:line="240" w:lineRule="auto"/>
              <w:rPr>
                <w:rFonts w:ascii="Times New Roman" w:eastAsia="Times New Roman" w:hAnsi="Times New Roman" w:cs="Times New Roman"/>
                <w:color w:val="000000"/>
                <w:sz w:val="20"/>
                <w:szCs w:val="20"/>
              </w:rPr>
              <w:pPrChange w:id="545" w:author="Mike.Litzow" w:date="2024-04-06T15:49:00Z">
                <w:pPr>
                  <w:spacing w:after="0" w:line="240" w:lineRule="auto"/>
                  <w:jc w:val="center"/>
                </w:pPr>
              </w:pPrChange>
            </w:pPr>
            <w:r w:rsidRPr="000C3CDF">
              <w:rPr>
                <w:rFonts w:ascii="Times New Roman" w:eastAsia="Times New Roman" w:hAnsi="Times New Roman" w:cs="Times New Roman"/>
                <w:color w:val="000000"/>
                <w:sz w:val="20"/>
                <w:szCs w:val="20"/>
              </w:rPr>
              <w:t xml:space="preserve">Female </w:t>
            </w:r>
            <w:del w:id="546" w:author="Mike.Litzow" w:date="2024-04-06T15:48:00Z">
              <w:r w:rsidRPr="000C3CDF" w:rsidDel="00754306">
                <w:rPr>
                  <w:rFonts w:ascii="Times New Roman" w:eastAsia="Times New Roman" w:hAnsi="Times New Roman" w:cs="Times New Roman"/>
                  <w:color w:val="000000"/>
                  <w:sz w:val="20"/>
                  <w:szCs w:val="20"/>
                </w:rPr>
                <w:delText>Bairdi</w:delText>
              </w:r>
            </w:del>
            <w:ins w:id="547" w:author="Mike.Litzow" w:date="2024-04-06T15:48:00Z">
              <w:r w:rsidR="00754306">
                <w:rPr>
                  <w:rFonts w:ascii="Times New Roman" w:eastAsia="Times New Roman" w:hAnsi="Times New Roman" w:cs="Times New Roman"/>
                  <w:color w:val="000000"/>
                  <w:sz w:val="20"/>
                  <w:szCs w:val="20"/>
                </w:rPr>
                <w:t>bairdi</w:t>
              </w:r>
            </w:ins>
            <w:r w:rsidRPr="000C3CDF">
              <w:rPr>
                <w:rFonts w:ascii="Times New Roman" w:eastAsia="Times New Roman" w:hAnsi="Times New Roman" w:cs="Times New Roman"/>
                <w:color w:val="000000"/>
                <w:sz w:val="20"/>
                <w:szCs w:val="20"/>
              </w:rPr>
              <w:t>, AO RA2</w:t>
            </w:r>
          </w:p>
        </w:tc>
      </w:tr>
      <w:tr w:rsidR="000C3CDF" w:rsidRPr="000C3CDF" w14:paraId="45B4C1D9" w14:textId="77777777" w:rsidTr="003B4A7D">
        <w:trPr>
          <w:trHeight w:val="263"/>
          <w:jc w:val="center"/>
        </w:trPr>
        <w:tc>
          <w:tcPr>
            <w:tcW w:w="829" w:type="dxa"/>
            <w:shd w:val="clear" w:color="auto" w:fill="auto"/>
            <w:noWrap/>
            <w:vAlign w:val="bottom"/>
            <w:hideMark/>
          </w:tcPr>
          <w:p w14:paraId="79349172"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9</w:t>
            </w:r>
          </w:p>
        </w:tc>
        <w:tc>
          <w:tcPr>
            <w:tcW w:w="422" w:type="dxa"/>
            <w:shd w:val="clear" w:color="auto" w:fill="auto"/>
            <w:noWrap/>
            <w:vAlign w:val="bottom"/>
            <w:hideMark/>
          </w:tcPr>
          <w:p w14:paraId="70BCAF22"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7</w:t>
            </w:r>
          </w:p>
        </w:tc>
        <w:tc>
          <w:tcPr>
            <w:tcW w:w="792" w:type="dxa"/>
            <w:shd w:val="clear" w:color="auto" w:fill="auto"/>
            <w:noWrap/>
            <w:vAlign w:val="bottom"/>
            <w:hideMark/>
          </w:tcPr>
          <w:p w14:paraId="11979AC6"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89.44</w:t>
            </w:r>
          </w:p>
        </w:tc>
        <w:tc>
          <w:tcPr>
            <w:tcW w:w="720" w:type="dxa"/>
            <w:shd w:val="clear" w:color="auto" w:fill="auto"/>
            <w:noWrap/>
            <w:vAlign w:val="bottom"/>
            <w:hideMark/>
          </w:tcPr>
          <w:p w14:paraId="0019554E" w14:textId="77777777" w:rsidR="000C3CDF" w:rsidRPr="000C3CDF" w:rsidRDefault="000C3CDF" w:rsidP="003B4A7D">
            <w:pPr>
              <w:spacing w:after="0" w:line="240" w:lineRule="auto"/>
              <w:jc w:val="center"/>
              <w:rPr>
                <w:rFonts w:ascii="Calibri" w:eastAsia="Times New Roman" w:hAnsi="Calibri" w:cs="Calibri"/>
                <w:color w:val="000000"/>
              </w:rPr>
            </w:pPr>
            <w:r w:rsidRPr="000C3CDF">
              <w:rPr>
                <w:rFonts w:ascii="Calibri" w:eastAsia="Times New Roman" w:hAnsi="Calibri" w:cs="Calibri"/>
                <w:color w:val="000000"/>
              </w:rPr>
              <w:t>7.52</w:t>
            </w:r>
          </w:p>
        </w:tc>
        <w:tc>
          <w:tcPr>
            <w:tcW w:w="5590" w:type="dxa"/>
            <w:shd w:val="clear" w:color="auto" w:fill="auto"/>
            <w:noWrap/>
            <w:vAlign w:val="bottom"/>
            <w:hideMark/>
          </w:tcPr>
          <w:p w14:paraId="66EA4DBA" w14:textId="6DE33427" w:rsidR="000C3CDF" w:rsidRPr="000C3CDF" w:rsidRDefault="000C3CDF">
            <w:pPr>
              <w:spacing w:after="0" w:line="240" w:lineRule="auto"/>
              <w:rPr>
                <w:rFonts w:ascii="Times New Roman" w:eastAsia="Times New Roman" w:hAnsi="Times New Roman" w:cs="Times New Roman"/>
                <w:color w:val="000000"/>
                <w:sz w:val="20"/>
                <w:szCs w:val="20"/>
              </w:rPr>
              <w:pPrChange w:id="548" w:author="Mike.Litzow" w:date="2024-04-06T15:49:00Z">
                <w:pPr>
                  <w:spacing w:after="0" w:line="240" w:lineRule="auto"/>
                  <w:jc w:val="center"/>
                </w:pPr>
              </w:pPrChange>
            </w:pPr>
            <w:r w:rsidRPr="000C3CDF">
              <w:rPr>
                <w:rFonts w:ascii="Times New Roman" w:eastAsia="Times New Roman" w:hAnsi="Times New Roman" w:cs="Times New Roman"/>
                <w:color w:val="000000"/>
                <w:sz w:val="20"/>
                <w:szCs w:val="20"/>
              </w:rPr>
              <w:t xml:space="preserve">Female </w:t>
            </w:r>
            <w:del w:id="549" w:author="Mike.Litzow" w:date="2024-04-06T15:48:00Z">
              <w:r w:rsidRPr="000C3CDF" w:rsidDel="00754306">
                <w:rPr>
                  <w:rFonts w:ascii="Times New Roman" w:eastAsia="Times New Roman" w:hAnsi="Times New Roman" w:cs="Times New Roman"/>
                  <w:color w:val="000000"/>
                  <w:sz w:val="20"/>
                  <w:szCs w:val="20"/>
                </w:rPr>
                <w:delText>Bairdi</w:delText>
              </w:r>
            </w:del>
            <w:ins w:id="550" w:author="Mike.Litzow" w:date="2024-04-06T15:48:00Z">
              <w:r w:rsidR="00754306">
                <w:rPr>
                  <w:rFonts w:ascii="Times New Roman" w:eastAsia="Times New Roman" w:hAnsi="Times New Roman" w:cs="Times New Roman"/>
                  <w:color w:val="000000"/>
                  <w:sz w:val="20"/>
                  <w:szCs w:val="20"/>
                </w:rPr>
                <w:t>bairdi</w:t>
              </w:r>
            </w:ins>
            <w:r w:rsidRPr="000C3CDF">
              <w:rPr>
                <w:rFonts w:ascii="Times New Roman" w:eastAsia="Times New Roman" w:hAnsi="Times New Roman" w:cs="Times New Roman"/>
                <w:color w:val="000000"/>
                <w:sz w:val="20"/>
                <w:szCs w:val="20"/>
              </w:rPr>
              <w:t>, Pacific cod RA2, FHS RA2</w:t>
            </w:r>
            <w:commentRangeEnd w:id="445"/>
            <w:r w:rsidR="00754306">
              <w:rPr>
                <w:rStyle w:val="CommentReference"/>
              </w:rPr>
              <w:commentReference w:id="445"/>
            </w:r>
          </w:p>
        </w:tc>
      </w:tr>
    </w:tbl>
    <w:p w14:paraId="79278E5A" w14:textId="77777777" w:rsidR="00372D25" w:rsidRDefault="00372D25" w:rsidP="00525AD2">
      <w:pPr>
        <w:spacing w:line="480" w:lineRule="auto"/>
        <w:rPr>
          <w:rFonts w:ascii="Times New Roman" w:hAnsi="Times New Roman" w:cs="Times New Roman"/>
          <w:sz w:val="24"/>
          <w:szCs w:val="24"/>
        </w:rPr>
      </w:pPr>
    </w:p>
    <w:p w14:paraId="6385973A" w14:textId="793C900A" w:rsidR="00525AD2" w:rsidRDefault="00BD1E90" w:rsidP="00525AD2">
      <w:pPr>
        <w:spacing w:line="480" w:lineRule="auto"/>
        <w:rPr>
          <w:rFonts w:ascii="Times New Roman" w:hAnsi="Times New Roman" w:cs="Times New Roman"/>
          <w:sz w:val="24"/>
          <w:szCs w:val="24"/>
        </w:rPr>
      </w:pPr>
      <w:r>
        <w:rPr>
          <w:rFonts w:ascii="Times New Roman" w:hAnsi="Times New Roman" w:cs="Times New Roman"/>
          <w:sz w:val="24"/>
          <w:szCs w:val="24"/>
        </w:rPr>
        <w:t xml:space="preserve">Table </w:t>
      </w:r>
      <w:r w:rsidR="00532572">
        <w:rPr>
          <w:rFonts w:ascii="Times New Roman" w:hAnsi="Times New Roman" w:cs="Times New Roman"/>
          <w:sz w:val="24"/>
          <w:szCs w:val="24"/>
        </w:rPr>
        <w:t>2</w:t>
      </w:r>
      <w:r w:rsidR="0082323C">
        <w:rPr>
          <w:rFonts w:ascii="Times New Roman" w:hAnsi="Times New Roman" w:cs="Times New Roman"/>
          <w:sz w:val="24"/>
          <w:szCs w:val="24"/>
        </w:rPr>
        <w:t xml:space="preserve">. Model </w:t>
      </w:r>
      <w:r w:rsidR="00532572">
        <w:rPr>
          <w:rFonts w:ascii="Times New Roman" w:hAnsi="Times New Roman" w:cs="Times New Roman"/>
          <w:sz w:val="24"/>
          <w:szCs w:val="24"/>
        </w:rPr>
        <w:t>comparison results</w:t>
      </w:r>
      <w:r w:rsidR="0082323C">
        <w:rPr>
          <w:rFonts w:ascii="Times New Roman" w:hAnsi="Times New Roman" w:cs="Times New Roman"/>
          <w:sz w:val="24"/>
          <w:szCs w:val="24"/>
        </w:rPr>
        <w:t xml:space="preserve"> for GAMM</w:t>
      </w:r>
      <w:r w:rsidR="00532572">
        <w:rPr>
          <w:rFonts w:ascii="Times New Roman" w:hAnsi="Times New Roman" w:cs="Times New Roman"/>
          <w:sz w:val="24"/>
          <w:szCs w:val="24"/>
        </w:rPr>
        <w:t>s</w:t>
      </w:r>
      <w:r w:rsidR="0082323C">
        <w:rPr>
          <w:rFonts w:ascii="Times New Roman" w:hAnsi="Times New Roman" w:cs="Times New Roman"/>
          <w:sz w:val="24"/>
          <w:szCs w:val="24"/>
        </w:rPr>
        <w:t xml:space="preserve"> </w:t>
      </w:r>
      <w:r w:rsidR="00532572">
        <w:rPr>
          <w:rFonts w:ascii="Times New Roman" w:hAnsi="Times New Roman" w:cs="Times New Roman"/>
          <w:sz w:val="24"/>
          <w:szCs w:val="24"/>
        </w:rPr>
        <w:t>invoking</w:t>
      </w:r>
      <w:r>
        <w:rPr>
          <w:rFonts w:ascii="Times New Roman" w:hAnsi="Times New Roman" w:cs="Times New Roman"/>
          <w:sz w:val="24"/>
          <w:szCs w:val="24"/>
        </w:rPr>
        <w:t xml:space="preserve"> linear effects for </w:t>
      </w:r>
      <w:r w:rsidR="00182691">
        <w:rPr>
          <w:rFonts w:ascii="Times New Roman" w:hAnsi="Times New Roman" w:cs="Times New Roman"/>
          <w:sz w:val="24"/>
          <w:szCs w:val="24"/>
        </w:rPr>
        <w:t>non-stock</w:t>
      </w:r>
      <w:r>
        <w:rPr>
          <w:rFonts w:ascii="Times New Roman" w:hAnsi="Times New Roman" w:cs="Times New Roman"/>
          <w:sz w:val="24"/>
          <w:szCs w:val="24"/>
        </w:rPr>
        <w:t>-recruit terms</w:t>
      </w:r>
      <w:r w:rsidR="0082323C">
        <w:rPr>
          <w:rFonts w:ascii="Times New Roman" w:hAnsi="Times New Roman" w:cs="Times New Roman"/>
          <w:sz w:val="24"/>
          <w:szCs w:val="24"/>
        </w:rPr>
        <w:t xml:space="preserve">.  </w:t>
      </w:r>
      <w:r w:rsidR="00B728D4">
        <w:rPr>
          <w:rFonts w:ascii="Times New Roman" w:hAnsi="Times New Roman" w:cs="Times New Roman"/>
          <w:sz w:val="24"/>
          <w:szCs w:val="24"/>
        </w:rPr>
        <w:t xml:space="preserve">AO = Arctic oscillation, PDO = Pacific Decadal Oscillation, FHS = flathead sole, TBM = total biomass, NBT = near bottom temperature, SST = sea surface temperature, RA2 = 2 </w:t>
      </w:r>
      <w:del w:id="551" w:author="Mike.Litzow" w:date="2024-04-06T15:37:00Z">
        <w:r w:rsidR="00B728D4" w:rsidDel="00591D04">
          <w:rPr>
            <w:rFonts w:ascii="Times New Roman" w:hAnsi="Times New Roman" w:cs="Times New Roman"/>
            <w:sz w:val="24"/>
            <w:szCs w:val="24"/>
          </w:rPr>
          <w:delText>yr</w:delText>
        </w:r>
      </w:del>
      <w:ins w:id="552" w:author="Mike.Litzow" w:date="2024-04-06T15:37:00Z">
        <w:r w:rsidR="00591D04">
          <w:rPr>
            <w:rFonts w:ascii="Times New Roman" w:hAnsi="Times New Roman" w:cs="Times New Roman"/>
            <w:sz w:val="24"/>
            <w:szCs w:val="24"/>
          </w:rPr>
          <w:t>year</w:t>
        </w:r>
      </w:ins>
      <w:r w:rsidR="00B728D4">
        <w:rPr>
          <w:rFonts w:ascii="Times New Roman" w:hAnsi="Times New Roman" w:cs="Times New Roman"/>
          <w:sz w:val="24"/>
          <w:szCs w:val="24"/>
        </w:rPr>
        <w:t xml:space="preserve"> </w:t>
      </w:r>
      <w:r w:rsidR="00B728D4">
        <w:rPr>
          <w:rFonts w:ascii="Times New Roman" w:hAnsi="Times New Roman" w:cs="Times New Roman"/>
          <w:sz w:val="24"/>
          <w:szCs w:val="24"/>
        </w:rPr>
        <w:lastRenderedPageBreak/>
        <w:t xml:space="preserve">rolling average, RA3 = 3 </w:t>
      </w:r>
      <w:del w:id="553" w:author="Mike.Litzow" w:date="2024-04-06T15:37:00Z">
        <w:r w:rsidR="00B728D4" w:rsidDel="00591D04">
          <w:rPr>
            <w:rFonts w:ascii="Times New Roman" w:hAnsi="Times New Roman" w:cs="Times New Roman"/>
            <w:sz w:val="24"/>
            <w:szCs w:val="24"/>
          </w:rPr>
          <w:delText>yr</w:delText>
        </w:r>
      </w:del>
      <w:ins w:id="554" w:author="Mike.Litzow" w:date="2024-04-06T15:37:00Z">
        <w:r w:rsidR="00591D04">
          <w:rPr>
            <w:rFonts w:ascii="Times New Roman" w:hAnsi="Times New Roman" w:cs="Times New Roman"/>
            <w:sz w:val="24"/>
            <w:szCs w:val="24"/>
          </w:rPr>
          <w:t>year</w:t>
        </w:r>
      </w:ins>
      <w:r w:rsidR="00B728D4">
        <w:rPr>
          <w:rFonts w:ascii="Times New Roman" w:hAnsi="Times New Roman" w:cs="Times New Roman"/>
          <w:sz w:val="24"/>
          <w:szCs w:val="24"/>
        </w:rPr>
        <w:t xml:space="preserve"> rolling average. </w:t>
      </w:r>
      <w:r w:rsidR="00F31A08" w:rsidRPr="00CA3EA3">
        <w:rPr>
          <w:rFonts w:ascii="Times New Roman" w:eastAsia="Times New Roman" w:hAnsi="Times New Roman" w:cs="Times New Roman"/>
          <w:i/>
          <w:color w:val="000000"/>
          <w:sz w:val="20"/>
          <w:szCs w:val="20"/>
        </w:rPr>
        <w:t>Δ</w:t>
      </w:r>
      <w:r w:rsidR="00B728D4">
        <w:rPr>
          <w:rFonts w:ascii="Times New Roman" w:hAnsi="Times New Roman" w:cs="Times New Roman"/>
          <w:sz w:val="24"/>
          <w:szCs w:val="24"/>
        </w:rPr>
        <w:t xml:space="preserve">AICc for each model is determined relative to the </w:t>
      </w:r>
      <w:r w:rsidR="00862B41">
        <w:rPr>
          <w:rFonts w:ascii="Times New Roman" w:hAnsi="Times New Roman" w:cs="Times New Roman"/>
          <w:sz w:val="24"/>
          <w:szCs w:val="24"/>
        </w:rPr>
        <w:t>best</w:t>
      </w:r>
      <w:r w:rsidR="00EA435D">
        <w:rPr>
          <w:rFonts w:ascii="Times New Roman" w:hAnsi="Times New Roman" w:cs="Times New Roman"/>
          <w:sz w:val="24"/>
          <w:szCs w:val="24"/>
        </w:rPr>
        <w:t xml:space="preserve"> performing model b (model 29)</w:t>
      </w:r>
      <w:r w:rsidR="00B728D4">
        <w:rPr>
          <w:rFonts w:ascii="Times New Roman" w:hAnsi="Times New Roman" w:cs="Times New Roman"/>
          <w:sz w:val="24"/>
          <w:szCs w:val="24"/>
        </w:rPr>
        <w:t>.</w:t>
      </w:r>
    </w:p>
    <w:p w14:paraId="3E018A59" w14:textId="70DD694D" w:rsidR="001517F3" w:rsidRDefault="00525AD2" w:rsidP="00C473F1">
      <w:pPr>
        <w:spacing w:line="480" w:lineRule="auto"/>
        <w:rPr>
          <w:ins w:id="555" w:author="Jon.Richar" w:date="2024-08-02T10:53:00Z"/>
          <w:rFonts w:ascii="Times New Roman" w:hAnsi="Times New Roman" w:cs="Times New Roman"/>
          <w:sz w:val="24"/>
          <w:szCs w:val="24"/>
        </w:rPr>
      </w:pPr>
      <w:r>
        <w:rPr>
          <w:rFonts w:ascii="Times New Roman" w:hAnsi="Times New Roman" w:cs="Times New Roman"/>
          <w:sz w:val="24"/>
          <w:szCs w:val="24"/>
        </w:rPr>
        <w:br w:type="column"/>
      </w:r>
      <w:r w:rsidR="006467C6">
        <w:rPr>
          <w:rStyle w:val="CommentReference"/>
        </w:rPr>
        <w:lastRenderedPageBreak/>
        <w:commentReference w:id="556"/>
      </w:r>
    </w:p>
    <w:p w14:paraId="3E5B8DDC" w14:textId="6C44101F" w:rsidR="001517F3" w:rsidRDefault="00D72562" w:rsidP="00C473F1">
      <w:pPr>
        <w:spacing w:line="480" w:lineRule="auto"/>
        <w:rPr>
          <w:ins w:id="557" w:author="Jon.Richar" w:date="2024-08-02T10:58:00Z"/>
          <w:rFonts w:ascii="Times New Roman" w:hAnsi="Times New Roman" w:cs="Times New Roman"/>
          <w:sz w:val="24"/>
          <w:szCs w:val="24"/>
        </w:rPr>
      </w:pPr>
      <w:ins w:id="558" w:author="Jon.Richar" w:date="2024-08-02T10:54:00Z">
        <w:r>
          <w:rPr>
            <w:rFonts w:ascii="Times New Roman" w:hAnsi="Times New Roman" w:cs="Times New Roman"/>
            <w:sz w:val="24"/>
            <w:szCs w:val="24"/>
          </w:rPr>
          <w:pict w14:anchorId="0274EF4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11.2pt;height:468pt">
              <v:imagedata r:id="rId16" o:title="NewFig1_30to40_andSC3SC4_with_map_labelled_no-whitespace"/>
            </v:shape>
          </w:pict>
        </w:r>
      </w:ins>
    </w:p>
    <w:p w14:paraId="0C52D438" w14:textId="1B704D8B" w:rsidR="006B0A8E" w:rsidRDefault="00C473F1" w:rsidP="00C473F1">
      <w:pPr>
        <w:spacing w:line="480" w:lineRule="auto"/>
        <w:rPr>
          <w:rFonts w:ascii="Times New Roman" w:hAnsi="Times New Roman" w:cs="Times New Roman"/>
          <w:sz w:val="24"/>
          <w:szCs w:val="24"/>
        </w:rPr>
      </w:pPr>
      <w:r>
        <w:rPr>
          <w:rFonts w:ascii="Times New Roman" w:hAnsi="Times New Roman" w:cs="Times New Roman"/>
          <w:sz w:val="24"/>
          <w:szCs w:val="24"/>
        </w:rPr>
        <w:t xml:space="preserve">Figure 1. </w:t>
      </w:r>
      <w:r w:rsidR="004F2877">
        <w:rPr>
          <w:rFonts w:ascii="Times New Roman" w:hAnsi="Times New Roman" w:cs="Times New Roman"/>
          <w:sz w:val="24"/>
          <w:szCs w:val="24"/>
        </w:rPr>
        <w:t xml:space="preserve">Study system. </w:t>
      </w:r>
      <w:r w:rsidR="00CA612F">
        <w:rPr>
          <w:rFonts w:ascii="Times New Roman" w:hAnsi="Times New Roman" w:cs="Times New Roman"/>
          <w:sz w:val="24"/>
          <w:szCs w:val="24"/>
        </w:rPr>
        <w:t xml:space="preserve">a.) Map of eastern Bering Sea study region with EBS survey grid; b.) </w:t>
      </w:r>
      <w:r w:rsidR="004F2877">
        <w:rPr>
          <w:rFonts w:ascii="Times New Roman" w:hAnsi="Times New Roman" w:cs="Times New Roman"/>
          <w:sz w:val="24"/>
          <w:szCs w:val="24"/>
        </w:rPr>
        <w:t xml:space="preserve">Juvenile abundance time series, c.) Old shell </w:t>
      </w:r>
      <w:r w:rsidR="002C51E9">
        <w:rPr>
          <w:rFonts w:ascii="Times New Roman" w:hAnsi="Times New Roman" w:cs="Times New Roman"/>
          <w:sz w:val="24"/>
          <w:szCs w:val="24"/>
        </w:rPr>
        <w:t xml:space="preserve">(SC3+SC4) </w:t>
      </w:r>
      <w:r w:rsidR="004F2877">
        <w:rPr>
          <w:rFonts w:ascii="Times New Roman" w:hAnsi="Times New Roman" w:cs="Times New Roman"/>
          <w:sz w:val="24"/>
          <w:szCs w:val="24"/>
        </w:rPr>
        <w:t xml:space="preserve">female abundance time series lagged appropriately versus the juvenile series and d.) </w:t>
      </w:r>
      <w:r w:rsidR="000642FD">
        <w:rPr>
          <w:rFonts w:ascii="Times New Roman" w:hAnsi="Times New Roman" w:cs="Times New Roman"/>
          <w:sz w:val="24"/>
          <w:szCs w:val="24"/>
        </w:rPr>
        <w:t xml:space="preserve">Productivity time series derived from juvenile </w:t>
      </w:r>
      <w:r w:rsidR="00FE0BB8">
        <w:rPr>
          <w:rFonts w:ascii="Times New Roman" w:hAnsi="Times New Roman" w:cs="Times New Roman"/>
          <w:sz w:val="24"/>
          <w:szCs w:val="24"/>
        </w:rPr>
        <w:t>and old shell female time series.</w:t>
      </w:r>
    </w:p>
    <w:p w14:paraId="5C7E70A2" w14:textId="1CBD1CB5" w:rsidR="005D57AC" w:rsidRDefault="006B0A8E" w:rsidP="00C473F1">
      <w:pPr>
        <w:spacing w:line="480" w:lineRule="auto"/>
        <w:rPr>
          <w:ins w:id="559" w:author="Jon.Richar" w:date="2024-08-02T10:34:00Z"/>
          <w:rFonts w:ascii="Times New Roman" w:hAnsi="Times New Roman" w:cs="Times New Roman"/>
          <w:sz w:val="24"/>
          <w:szCs w:val="24"/>
        </w:rPr>
      </w:pPr>
      <w:r>
        <w:rPr>
          <w:rFonts w:ascii="Times New Roman" w:hAnsi="Times New Roman" w:cs="Times New Roman"/>
          <w:sz w:val="24"/>
          <w:szCs w:val="24"/>
        </w:rPr>
        <w:br w:type="column"/>
      </w:r>
      <w:r w:rsidR="00881B3D">
        <w:rPr>
          <w:rStyle w:val="CommentReference"/>
        </w:rPr>
        <w:lastRenderedPageBreak/>
        <w:commentReference w:id="560"/>
      </w:r>
    </w:p>
    <w:p w14:paraId="4759B8E0" w14:textId="4365D5E3" w:rsidR="005D57AC" w:rsidRDefault="00D72562" w:rsidP="00C473F1">
      <w:pPr>
        <w:spacing w:line="480" w:lineRule="auto"/>
        <w:rPr>
          <w:ins w:id="561" w:author="Jon.Richar" w:date="2024-08-02T10:35:00Z"/>
          <w:rFonts w:ascii="Times New Roman" w:hAnsi="Times New Roman" w:cs="Times New Roman"/>
          <w:sz w:val="24"/>
          <w:szCs w:val="24"/>
        </w:rPr>
      </w:pPr>
      <w:ins w:id="562" w:author="Jon.Richar" w:date="2024-08-02T10:38:00Z">
        <w:r>
          <w:rPr>
            <w:rFonts w:ascii="Times New Roman" w:hAnsi="Times New Roman" w:cs="Times New Roman"/>
            <w:sz w:val="24"/>
            <w:szCs w:val="24"/>
          </w:rPr>
          <w:pict w14:anchorId="6C04F871">
            <v:shape id="_x0000_i1026" type="#_x0000_t75" style="width:283.2pt;height:471.6pt">
              <v:imagedata r:id="rId17" o:title="Figure2_08022024_withAICc_labelled"/>
            </v:shape>
          </w:pict>
        </w:r>
      </w:ins>
    </w:p>
    <w:p w14:paraId="0C35A1A5" w14:textId="1C280BCF" w:rsidR="006B0A8E" w:rsidRDefault="006B0A8E" w:rsidP="00C473F1">
      <w:pPr>
        <w:spacing w:line="480" w:lineRule="auto"/>
        <w:rPr>
          <w:rFonts w:ascii="Times New Roman" w:hAnsi="Times New Roman" w:cs="Times New Roman"/>
          <w:sz w:val="24"/>
          <w:szCs w:val="24"/>
        </w:rPr>
      </w:pPr>
      <w:r>
        <w:rPr>
          <w:rFonts w:ascii="Times New Roman" w:hAnsi="Times New Roman" w:cs="Times New Roman"/>
          <w:sz w:val="24"/>
          <w:szCs w:val="24"/>
        </w:rPr>
        <w:t xml:space="preserve">Figure 2. Graphical output for initial </w:t>
      </w:r>
      <w:r w:rsidR="003B4A7D">
        <w:rPr>
          <w:rFonts w:ascii="Times New Roman" w:hAnsi="Times New Roman" w:cs="Times New Roman"/>
          <w:sz w:val="24"/>
          <w:szCs w:val="24"/>
        </w:rPr>
        <w:t>spawner-recruit</w:t>
      </w:r>
      <w:r>
        <w:rPr>
          <w:rFonts w:ascii="Times New Roman" w:hAnsi="Times New Roman" w:cs="Times New Roman"/>
          <w:sz w:val="24"/>
          <w:szCs w:val="24"/>
        </w:rPr>
        <w:t xml:space="preserve"> models, at lags of a.) 2 years b.) 3 years and c.) 4 years, with matching model AICc values. Upward trends at high female abundances in lag 2 and lag 4 models are driven solely by the 1982 female crab estimate and matching juvenile estimate.</w:t>
      </w:r>
    </w:p>
    <w:p w14:paraId="24BA0D9C" w14:textId="19059628" w:rsidR="0096109E" w:rsidRDefault="0096109E" w:rsidP="00525AD2">
      <w:pPr>
        <w:spacing w:line="480" w:lineRule="auto"/>
        <w:rPr>
          <w:rFonts w:ascii="Times New Roman" w:hAnsi="Times New Roman" w:cs="Times New Roman"/>
          <w:sz w:val="24"/>
          <w:szCs w:val="24"/>
        </w:rPr>
      </w:pPr>
    </w:p>
    <w:p w14:paraId="583E4262" w14:textId="479DCBB2" w:rsidR="000C3CDF" w:rsidRDefault="000C3CDF" w:rsidP="007368AA">
      <w:pPr>
        <w:spacing w:line="480" w:lineRule="auto"/>
        <w:rPr>
          <w:rFonts w:ascii="Times New Roman" w:hAnsi="Times New Roman" w:cs="Times New Roman"/>
          <w:sz w:val="24"/>
          <w:szCs w:val="24"/>
        </w:rPr>
      </w:pPr>
    </w:p>
    <w:p w14:paraId="1B0BFAF8" w14:textId="0AE0E755" w:rsidR="00A37F3A" w:rsidRDefault="00D72562" w:rsidP="007368AA">
      <w:pPr>
        <w:spacing w:line="480" w:lineRule="auto"/>
      </w:pPr>
      <w:r>
        <w:rPr>
          <w:rFonts w:ascii="Times New Roman" w:hAnsi="Times New Roman" w:cs="Times New Roman"/>
          <w:sz w:val="24"/>
          <w:szCs w:val="24"/>
        </w:rPr>
        <w:pict w14:anchorId="0437415C">
          <v:shape id="_x0000_i1031" type="#_x0000_t75" style="width:505.2pt;height:239.4pt">
            <v:imagedata r:id="rId18" o:title="newBestFitPlot"/>
          </v:shape>
        </w:pict>
      </w:r>
      <w:r w:rsidR="0096109E">
        <w:rPr>
          <w:rFonts w:ascii="Times New Roman" w:hAnsi="Times New Roman" w:cs="Times New Roman"/>
          <w:sz w:val="24"/>
          <w:szCs w:val="24"/>
        </w:rPr>
        <w:t xml:space="preserve">Figure </w:t>
      </w:r>
      <w:r w:rsidR="002C54DF">
        <w:rPr>
          <w:rFonts w:ascii="Times New Roman" w:hAnsi="Times New Roman" w:cs="Times New Roman"/>
          <w:sz w:val="24"/>
          <w:szCs w:val="24"/>
        </w:rPr>
        <w:t>3</w:t>
      </w:r>
      <w:r w:rsidR="0096109E">
        <w:rPr>
          <w:rFonts w:ascii="Times New Roman" w:hAnsi="Times New Roman" w:cs="Times New Roman"/>
          <w:sz w:val="24"/>
          <w:szCs w:val="24"/>
        </w:rPr>
        <w:t xml:space="preserve">. Graphical output for generalized additive model (GAM) combining a.) </w:t>
      </w:r>
      <w:r w:rsidR="002655AF">
        <w:rPr>
          <w:rFonts w:ascii="Times New Roman" w:hAnsi="Times New Roman" w:cs="Times New Roman"/>
          <w:sz w:val="24"/>
          <w:szCs w:val="24"/>
        </w:rPr>
        <w:t>spawner-recruit</w:t>
      </w:r>
      <w:r w:rsidR="0096109E">
        <w:rPr>
          <w:rFonts w:ascii="Times New Roman" w:hAnsi="Times New Roman" w:cs="Times New Roman"/>
          <w:sz w:val="24"/>
          <w:szCs w:val="24"/>
        </w:rPr>
        <w:t xml:space="preserve">  relation with b.) flathead sole </w:t>
      </w:r>
      <w:r w:rsidR="002655AF">
        <w:rPr>
          <w:rFonts w:ascii="Times New Roman" w:hAnsi="Times New Roman" w:cs="Times New Roman"/>
          <w:sz w:val="24"/>
          <w:szCs w:val="24"/>
        </w:rPr>
        <w:t>biomass</w:t>
      </w:r>
      <w:r w:rsidR="0096109E">
        <w:rPr>
          <w:rFonts w:ascii="Times New Roman" w:hAnsi="Times New Roman" w:cs="Times New Roman"/>
          <w:sz w:val="24"/>
          <w:szCs w:val="24"/>
        </w:rPr>
        <w:t>as the environmental covariate.</w:t>
      </w:r>
      <w:bookmarkStart w:id="563" w:name="_GoBack"/>
      <w:bookmarkEnd w:id="563"/>
      <w:del w:id="564" w:author="Jon.Richar" w:date="2024-09-17T09:42:00Z">
        <w:r w:rsidR="0096109E" w:rsidDel="00BA354C">
          <w:rPr>
            <w:rFonts w:ascii="Times New Roman" w:hAnsi="Times New Roman" w:cs="Times New Roman"/>
            <w:sz w:val="24"/>
            <w:szCs w:val="24"/>
          </w:rPr>
          <w:delText>.</w:delText>
        </w:r>
      </w:del>
      <w:del w:id="565" w:author="Jon.Richar" w:date="2024-09-17T09:41:00Z">
        <w:r w:rsidR="0096109E" w:rsidDel="00BA354C">
          <w:rPr>
            <w:rFonts w:ascii="Times New Roman" w:hAnsi="Times New Roman" w:cs="Times New Roman"/>
            <w:sz w:val="24"/>
            <w:szCs w:val="24"/>
          </w:rPr>
          <w:delText xml:space="preserve"> </w:delText>
        </w:r>
      </w:del>
    </w:p>
    <w:sectPr w:rsidR="00A37F3A">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Mike.Litzow" w:date="2024-04-06T14:38:00Z" w:initials="M">
    <w:p w14:paraId="03C7C652" w14:textId="3E9C4844" w:rsidR="00D72562" w:rsidRDefault="00D72562">
      <w:pPr>
        <w:pStyle w:val="CommentText"/>
      </w:pPr>
      <w:r>
        <w:rPr>
          <w:rStyle w:val="CommentReference"/>
        </w:rPr>
        <w:annotationRef/>
      </w:r>
      <w:r>
        <w:t>Title getting shorter and shorter!</w:t>
      </w:r>
    </w:p>
  </w:comment>
  <w:comment w:id="2" w:author="Jon.Richar" w:date="2024-07-22T11:14:00Z" w:initials="J">
    <w:p w14:paraId="7BD531BB" w14:textId="5292FABE" w:rsidR="00D72562" w:rsidRDefault="00D72562">
      <w:pPr>
        <w:pStyle w:val="CommentText"/>
      </w:pPr>
      <w:r>
        <w:rPr>
          <w:rStyle w:val="CommentReference"/>
        </w:rPr>
        <w:annotationRef/>
      </w:r>
      <w:r>
        <w:t>Final form: EBS CB SRR?</w:t>
      </w:r>
    </w:p>
  </w:comment>
  <w:comment w:id="17" w:author="Jon.Richar" w:date="2024-09-17T09:02:00Z" w:initials="J">
    <w:p w14:paraId="7A874896" w14:textId="4B516F25" w:rsidR="00D47F53" w:rsidRDefault="00D47F53">
      <w:pPr>
        <w:pStyle w:val="CommentText"/>
      </w:pPr>
      <w:r>
        <w:rPr>
          <w:rStyle w:val="CommentReference"/>
        </w:rPr>
        <w:annotationRef/>
      </w:r>
      <w:r>
        <w:t>R</w:t>
      </w:r>
      <w:r w:rsidRPr="00D47F53">
        <w:rPr>
          <w:vertAlign w:val="superscript"/>
        </w:rPr>
        <w:t>2</w:t>
      </w:r>
      <w:r>
        <w:t xml:space="preserve"> = 0.757 for base stock recruit model (model 1)</w:t>
      </w:r>
    </w:p>
  </w:comment>
  <w:comment w:id="55" w:author="Mike.Litzow" w:date="2024-06-20T10:28:00Z" w:initials="M">
    <w:p w14:paraId="44492E75" w14:textId="58706555" w:rsidR="00D72562" w:rsidRDefault="00D72562">
      <w:pPr>
        <w:pStyle w:val="CommentText"/>
      </w:pPr>
      <w:r>
        <w:rPr>
          <w:rStyle w:val="CommentReference"/>
        </w:rPr>
        <w:annotationRef/>
      </w:r>
      <w:r>
        <w:t>Would it be possible to fit the same models to mature male abundance at time of mating as the spawner component? That would give us a direct tie-in to management…</w:t>
      </w:r>
    </w:p>
  </w:comment>
  <w:comment w:id="57" w:author="Jon.Richar" w:date="2024-07-22T11:15:00Z" w:initials="J">
    <w:p w14:paraId="0AEC66BC" w14:textId="79A93340" w:rsidR="00D72562" w:rsidRDefault="00D72562">
      <w:pPr>
        <w:pStyle w:val="CommentText"/>
      </w:pPr>
      <w:r>
        <w:rPr>
          <w:rStyle w:val="CommentReference"/>
        </w:rPr>
        <w:annotationRef/>
      </w:r>
      <w:r>
        <w:t xml:space="preserve"> </w:t>
      </w:r>
    </w:p>
    <w:p w14:paraId="6226A2FF" w14:textId="77777777" w:rsidR="00D72562" w:rsidRDefault="00D72562">
      <w:pPr>
        <w:pStyle w:val="CommentText"/>
      </w:pPr>
    </w:p>
  </w:comment>
  <w:comment w:id="58" w:author="Jon.Richar" w:date="2024-07-22T11:21:00Z" w:initials="J">
    <w:p w14:paraId="593C425A" w14:textId="6CEEE89B" w:rsidR="00D72562" w:rsidRDefault="00D72562">
      <w:pPr>
        <w:pStyle w:val="CommentText"/>
      </w:pPr>
      <w:r>
        <w:rPr>
          <w:rStyle w:val="CommentReference"/>
        </w:rPr>
        <w:annotationRef/>
      </w:r>
      <w:r>
        <w:t>There are 103,846 mature female bairdi in the database, of these 6,954 are barren, including 538 SC0/SC1 females. Annual incidence rates vary from ~1.9% (in 1980) to 23.9% (in 1997). The average prevalence is 7.2 percent. The peak in prevalence in 1997 was associated with very low female abundance (516 mature females were sampled during the survey), and of the 162 barren females sampled, 120 were SC4/SC5. This trend holds in most years with high barren rates (2011 is the one exception I’ve found, where SC2 females were the majority of barren females Given that it was a cold year, (entirety of middle domain was less than 3 degrees C), and by the maps in the 2011 tech memo, at least legal sized males were found at most (though not all!) stations with mature females, and male/female ratios were not terribly skewed, I am curious if that might have just been due to them not having extruded yet due to cold temps slowing development.</w:t>
      </w:r>
    </w:p>
    <w:p w14:paraId="54AF01A7" w14:textId="7F92FAE6" w:rsidR="00D72562" w:rsidRDefault="00D47F53">
      <w:pPr>
        <w:pStyle w:val="CommentText"/>
      </w:pPr>
      <w:r>
        <w:t>Basically,</w:t>
      </w:r>
      <w:r w:rsidR="00D72562">
        <w:t xml:space="preserve"> spikes in prevalence of barren females are associated primarily with peaks in very old shell/graveyard female abundances, crab which naturally have reduced reproductive output due to their declining condition.</w:t>
      </w:r>
    </w:p>
  </w:comment>
  <w:comment w:id="59" w:author="Jon.Richar" w:date="2024-07-26T13:22:00Z" w:initials="J">
    <w:p w14:paraId="0D45EB68" w14:textId="0E49B725" w:rsidR="00D72562" w:rsidRDefault="00D72562">
      <w:pPr>
        <w:pStyle w:val="CommentText"/>
      </w:pPr>
      <w:r>
        <w:rPr>
          <w:rStyle w:val="CommentReference"/>
        </w:rPr>
        <w:annotationRef/>
      </w:r>
      <w:r w:rsidR="00D47F53">
        <w:t>Consequently, g</w:t>
      </w:r>
      <w:r>
        <w:t>iven that we would only expect to see an effect when male abundance imposed a limitation on clutch fertilization rates, which does not *see</w:t>
      </w:r>
      <w:r w:rsidR="00993A8B">
        <w:t>m* to be the case (except maybe</w:t>
      </w:r>
      <w:r>
        <w:t xml:space="preserve"> 2011???), I don’t think this would be a particularly fruitful avenue to pursue</w:t>
      </w:r>
    </w:p>
  </w:comment>
  <w:comment w:id="74" w:author="Jon.Richar" w:date="2024-09-17T09:17:00Z" w:initials="J">
    <w:p w14:paraId="47046F91" w14:textId="5C640FA7" w:rsidR="00993A8B" w:rsidRDefault="00993A8B">
      <w:pPr>
        <w:pStyle w:val="CommentText"/>
      </w:pPr>
      <w:r>
        <w:rPr>
          <w:rStyle w:val="CommentReference"/>
        </w:rPr>
        <w:annotationRef/>
      </w:r>
      <w:r>
        <w:t>See addition made in Discussion section</w:t>
      </w:r>
    </w:p>
  </w:comment>
  <w:comment w:id="72" w:author="Mike.Litzow" w:date="2024-06-20T12:44:00Z" w:initials="M">
    <w:p w14:paraId="54B6B6DA" w14:textId="3CA0B01A" w:rsidR="00D72562" w:rsidRDefault="00D72562">
      <w:pPr>
        <w:pStyle w:val="CommentText"/>
      </w:pPr>
      <w:r>
        <w:rPr>
          <w:rStyle w:val="CommentReference"/>
        </w:rPr>
        <w:annotationRef/>
      </w:r>
      <w:r>
        <w:t>See my note in the Abstract – this applies to males only (mature male biomass is used to set reference points).</w:t>
      </w:r>
    </w:p>
  </w:comment>
  <w:comment w:id="73" w:author="Mike.Litzow" w:date="2024-06-20T13:08:00Z" w:initials="M">
    <w:p w14:paraId="0B2E1C4D" w14:textId="77777777" w:rsidR="00D72562" w:rsidRDefault="00D72562">
      <w:pPr>
        <w:pStyle w:val="CommentText"/>
      </w:pPr>
      <w:r>
        <w:rPr>
          <w:rStyle w:val="CommentReference"/>
        </w:rPr>
        <w:annotationRef/>
      </w:r>
      <w:r>
        <w:t>This is how Zheng and Kruse 2003 dealt with computing effective sample size. Pretty complicated! Might be good to contrast this approach with their approach?? You get such a different answer, and it might reflect a benefit of the simpler approach??</w:t>
      </w:r>
    </w:p>
    <w:p w14:paraId="160ED510" w14:textId="77777777" w:rsidR="00D72562" w:rsidRDefault="00D72562">
      <w:pPr>
        <w:pStyle w:val="CommentText"/>
      </w:pPr>
    </w:p>
    <w:p w14:paraId="60EEBC72" w14:textId="77777777" w:rsidR="00D72562" w:rsidRDefault="00D72562" w:rsidP="00632D5D">
      <w:pPr>
        <w:autoSpaceDE w:val="0"/>
        <w:autoSpaceDN w:val="0"/>
        <w:adjustRightInd w:val="0"/>
        <w:spacing w:after="0" w:line="240" w:lineRule="auto"/>
        <w:rPr>
          <w:rFonts w:ascii="Times-Italic" w:hAnsi="Times-Italic" w:cs="Times-Italic"/>
          <w:i/>
          <w:iCs/>
          <w:color w:val="000000"/>
          <w:sz w:val="20"/>
          <w:szCs w:val="20"/>
        </w:rPr>
      </w:pPr>
      <w:r>
        <w:rPr>
          <w:rFonts w:ascii="Times-Italic" w:hAnsi="Times-Italic" w:cs="Times-Italic"/>
          <w:i/>
          <w:iCs/>
          <w:color w:val="000000"/>
          <w:sz w:val="20"/>
          <w:szCs w:val="20"/>
        </w:rPr>
        <w:t>2.4.2. Tanner crab</w:t>
      </w:r>
    </w:p>
    <w:p w14:paraId="41C0443F" w14:textId="77777777" w:rsidR="00D72562" w:rsidRDefault="00D72562" w:rsidP="00632D5D">
      <w:pPr>
        <w:autoSpaceDE w:val="0"/>
        <w:autoSpaceDN w:val="0"/>
        <w:adjustRightInd w:val="0"/>
        <w:spacing w:after="0" w:line="240" w:lineRule="auto"/>
        <w:rPr>
          <w:rFonts w:ascii="Times-Roman" w:hAnsi="Times-Roman" w:cs="Times-Roman"/>
          <w:color w:val="000000"/>
          <w:sz w:val="20"/>
          <w:szCs w:val="20"/>
        </w:rPr>
      </w:pPr>
      <w:r>
        <w:rPr>
          <w:rFonts w:ascii="Times-Roman" w:hAnsi="Times-Roman" w:cs="Times-Roman"/>
          <w:color w:val="000000"/>
          <w:sz w:val="20"/>
          <w:szCs w:val="20"/>
        </w:rPr>
        <w:t>Computation of effective spawning biomass for</w:t>
      </w:r>
    </w:p>
    <w:p w14:paraId="0806EEC5" w14:textId="77777777" w:rsidR="00D72562" w:rsidRDefault="00D72562" w:rsidP="00632D5D">
      <w:pPr>
        <w:autoSpaceDE w:val="0"/>
        <w:autoSpaceDN w:val="0"/>
        <w:adjustRightInd w:val="0"/>
        <w:spacing w:after="0" w:line="240" w:lineRule="auto"/>
        <w:rPr>
          <w:rFonts w:ascii="Times-Roman" w:hAnsi="Times-Roman" w:cs="Times-Roman"/>
          <w:color w:val="000000"/>
          <w:sz w:val="20"/>
          <w:szCs w:val="20"/>
        </w:rPr>
      </w:pPr>
      <w:r>
        <w:rPr>
          <w:rFonts w:ascii="Times-Roman" w:hAnsi="Times-Roman" w:cs="Times-Roman"/>
          <w:color w:val="000000"/>
          <w:sz w:val="20"/>
          <w:szCs w:val="20"/>
        </w:rPr>
        <w:t>Tanner crab is more complex than for red king crab</w:t>
      </w:r>
    </w:p>
    <w:p w14:paraId="0D02B2CB" w14:textId="77777777" w:rsidR="00D72562" w:rsidRDefault="00D72562" w:rsidP="00632D5D">
      <w:pPr>
        <w:autoSpaceDE w:val="0"/>
        <w:autoSpaceDN w:val="0"/>
        <w:adjustRightInd w:val="0"/>
        <w:spacing w:after="0" w:line="240" w:lineRule="auto"/>
        <w:rPr>
          <w:rFonts w:ascii="Times-Roman" w:hAnsi="Times-Roman" w:cs="Times-Roman"/>
          <w:color w:val="000000"/>
          <w:sz w:val="20"/>
          <w:szCs w:val="20"/>
        </w:rPr>
      </w:pPr>
      <w:r>
        <w:rPr>
          <w:rFonts w:ascii="Times-Roman" w:hAnsi="Times-Roman" w:cs="Times-Roman"/>
          <w:color w:val="000000"/>
          <w:sz w:val="20"/>
          <w:szCs w:val="20"/>
        </w:rPr>
        <w:t>because of its more complex reproductive biology.</w:t>
      </w:r>
    </w:p>
    <w:p w14:paraId="3B91C434" w14:textId="77777777" w:rsidR="00D72562" w:rsidRDefault="00D72562" w:rsidP="00632D5D">
      <w:pPr>
        <w:autoSpaceDE w:val="0"/>
        <w:autoSpaceDN w:val="0"/>
        <w:adjustRightInd w:val="0"/>
        <w:spacing w:after="0" w:line="240" w:lineRule="auto"/>
        <w:rPr>
          <w:rFonts w:ascii="Times-Roman" w:hAnsi="Times-Roman" w:cs="Times-Roman"/>
          <w:color w:val="000000"/>
          <w:sz w:val="20"/>
          <w:szCs w:val="20"/>
        </w:rPr>
      </w:pPr>
      <w:r>
        <w:rPr>
          <w:rFonts w:ascii="Times-Roman" w:hAnsi="Times-Roman" w:cs="Times-Roman"/>
          <w:color w:val="000000"/>
          <w:sz w:val="20"/>
          <w:szCs w:val="20"/>
        </w:rPr>
        <w:t>The average number of females a male can mate</w:t>
      </w:r>
    </w:p>
    <w:p w14:paraId="6220CA0B" w14:textId="77777777" w:rsidR="00D72562" w:rsidRDefault="00D72562" w:rsidP="00632D5D">
      <w:pPr>
        <w:autoSpaceDE w:val="0"/>
        <w:autoSpaceDN w:val="0"/>
        <w:adjustRightInd w:val="0"/>
        <w:spacing w:after="0" w:line="240" w:lineRule="auto"/>
        <w:rPr>
          <w:rFonts w:ascii="Times-Roman" w:hAnsi="Times-Roman" w:cs="Times-Roman"/>
          <w:color w:val="000000"/>
          <w:sz w:val="20"/>
          <w:szCs w:val="20"/>
        </w:rPr>
      </w:pPr>
      <w:r>
        <w:rPr>
          <w:rFonts w:ascii="Times-Roman" w:hAnsi="Times-Roman" w:cs="Times-Roman"/>
          <w:color w:val="000000"/>
          <w:sz w:val="20"/>
          <w:szCs w:val="20"/>
        </w:rPr>
        <w:t>with each year depends on molting period duration</w:t>
      </w:r>
    </w:p>
    <w:p w14:paraId="1EF3E8F5" w14:textId="77777777" w:rsidR="00D72562" w:rsidRDefault="00D72562" w:rsidP="00632D5D">
      <w:pPr>
        <w:autoSpaceDE w:val="0"/>
        <w:autoSpaceDN w:val="0"/>
        <w:adjustRightInd w:val="0"/>
        <w:spacing w:after="0" w:line="240" w:lineRule="auto"/>
        <w:rPr>
          <w:rFonts w:ascii="Times-Roman" w:hAnsi="Times-Roman" w:cs="Times-Roman"/>
          <w:color w:val="000000"/>
          <w:sz w:val="20"/>
          <w:szCs w:val="20"/>
        </w:rPr>
      </w:pPr>
      <w:r>
        <w:rPr>
          <w:rFonts w:ascii="Times-Roman" w:hAnsi="Times-Roman" w:cs="Times-Roman"/>
          <w:color w:val="000000"/>
          <w:sz w:val="20"/>
          <w:szCs w:val="20"/>
        </w:rPr>
        <w:t>of the female population, duration of male attendance</w:t>
      </w:r>
    </w:p>
    <w:p w14:paraId="0E3CB422" w14:textId="77777777" w:rsidR="00D72562" w:rsidRDefault="00D72562" w:rsidP="00632D5D">
      <w:pPr>
        <w:autoSpaceDE w:val="0"/>
        <w:autoSpaceDN w:val="0"/>
        <w:adjustRightInd w:val="0"/>
        <w:spacing w:after="0" w:line="240" w:lineRule="auto"/>
        <w:rPr>
          <w:rFonts w:ascii="Times-Roman" w:hAnsi="Times-Roman" w:cs="Times-Roman"/>
          <w:color w:val="000000"/>
          <w:sz w:val="20"/>
          <w:szCs w:val="20"/>
        </w:rPr>
      </w:pPr>
      <w:r>
        <w:rPr>
          <w:rFonts w:ascii="Times-Roman" w:hAnsi="Times-Roman" w:cs="Times-Roman"/>
          <w:color w:val="000000"/>
          <w:sz w:val="20"/>
          <w:szCs w:val="20"/>
        </w:rPr>
        <w:t>during mating, population density and male fertilization</w:t>
      </w:r>
    </w:p>
    <w:p w14:paraId="49D72783" w14:textId="77777777" w:rsidR="00D72562" w:rsidRDefault="00D72562" w:rsidP="00632D5D">
      <w:pPr>
        <w:autoSpaceDE w:val="0"/>
        <w:autoSpaceDN w:val="0"/>
        <w:adjustRightInd w:val="0"/>
        <w:spacing w:after="0" w:line="240" w:lineRule="auto"/>
        <w:rPr>
          <w:rFonts w:ascii="Times-Roman" w:hAnsi="Times-Roman" w:cs="Times-Roman"/>
          <w:color w:val="000066"/>
          <w:sz w:val="20"/>
          <w:szCs w:val="20"/>
        </w:rPr>
      </w:pPr>
      <w:r>
        <w:rPr>
          <w:rFonts w:ascii="Times-Roman" w:hAnsi="Times-Roman" w:cs="Times-Roman"/>
          <w:color w:val="000000"/>
          <w:sz w:val="20"/>
          <w:szCs w:val="20"/>
        </w:rPr>
        <w:t xml:space="preserve">capability. Following the approach by </w:t>
      </w:r>
      <w:r>
        <w:rPr>
          <w:rFonts w:ascii="Times-Roman" w:hAnsi="Times-Roman" w:cs="Times-Roman"/>
          <w:color w:val="000066"/>
          <w:sz w:val="20"/>
          <w:szCs w:val="20"/>
        </w:rPr>
        <w:t>Zheng and</w:t>
      </w:r>
    </w:p>
    <w:p w14:paraId="5E13980B" w14:textId="77777777" w:rsidR="00D72562" w:rsidRDefault="00D72562" w:rsidP="00632D5D">
      <w:pPr>
        <w:autoSpaceDE w:val="0"/>
        <w:autoSpaceDN w:val="0"/>
        <w:adjustRightInd w:val="0"/>
        <w:spacing w:after="0" w:line="240" w:lineRule="auto"/>
        <w:rPr>
          <w:rFonts w:ascii="Times-Roman" w:hAnsi="Times-Roman" w:cs="Times-Roman"/>
          <w:color w:val="000000"/>
          <w:sz w:val="20"/>
          <w:szCs w:val="20"/>
        </w:rPr>
      </w:pPr>
      <w:r>
        <w:rPr>
          <w:rFonts w:ascii="Times-Roman" w:hAnsi="Times-Roman" w:cs="Times-Roman"/>
          <w:color w:val="000066"/>
          <w:sz w:val="20"/>
          <w:szCs w:val="20"/>
        </w:rPr>
        <w:t>Kruse (1998)</w:t>
      </w:r>
      <w:r>
        <w:rPr>
          <w:rFonts w:ascii="Times-Roman" w:hAnsi="Times-Roman" w:cs="Times-Roman"/>
          <w:color w:val="000000"/>
          <w:sz w:val="20"/>
          <w:szCs w:val="20"/>
        </w:rPr>
        <w:t>, annual effective spawning biomass for</w:t>
      </w:r>
    </w:p>
    <w:p w14:paraId="30BCB477" w14:textId="77777777" w:rsidR="00D72562" w:rsidRDefault="00D72562" w:rsidP="00632D5D">
      <w:pPr>
        <w:autoSpaceDE w:val="0"/>
        <w:autoSpaceDN w:val="0"/>
        <w:adjustRightInd w:val="0"/>
        <w:spacing w:after="0" w:line="240" w:lineRule="auto"/>
        <w:rPr>
          <w:rFonts w:ascii="Times-Roman" w:hAnsi="Times-Roman" w:cs="Times-Roman"/>
          <w:color w:val="000000"/>
          <w:sz w:val="20"/>
          <w:szCs w:val="20"/>
        </w:rPr>
      </w:pPr>
      <w:r>
        <w:rPr>
          <w:rFonts w:ascii="Times-Roman" w:hAnsi="Times-Roman" w:cs="Times-Roman"/>
          <w:color w:val="000000"/>
          <w:sz w:val="20"/>
          <w:szCs w:val="20"/>
        </w:rPr>
        <w:t xml:space="preserve">Bristol Bay Tanner crab, </w:t>
      </w:r>
      <w:r>
        <w:rPr>
          <w:rFonts w:ascii="Times-Italic" w:hAnsi="Times-Italic" w:cs="Times-Italic"/>
          <w:i/>
          <w:iCs/>
          <w:color w:val="000000"/>
          <w:sz w:val="20"/>
          <w:szCs w:val="20"/>
        </w:rPr>
        <w:t>S</w:t>
      </w:r>
      <w:r>
        <w:rPr>
          <w:rFonts w:ascii="MTMI" w:hAnsi="MTMI" w:cs="MTMI"/>
          <w:color w:val="000000"/>
          <w:sz w:val="15"/>
          <w:szCs w:val="15"/>
        </w:rPr>
        <w:t xml:space="preserve">t </w:t>
      </w:r>
      <w:r>
        <w:rPr>
          <w:rFonts w:ascii="Times-Roman" w:hAnsi="Times-Roman" w:cs="Times-Roman"/>
          <w:color w:val="000000"/>
          <w:sz w:val="20"/>
          <w:szCs w:val="20"/>
        </w:rPr>
        <w:t>, was estimated as</w:t>
      </w:r>
    </w:p>
    <w:p w14:paraId="5264043C" w14:textId="77777777" w:rsidR="00D72562" w:rsidRDefault="00D72562" w:rsidP="00632D5D">
      <w:pPr>
        <w:autoSpaceDE w:val="0"/>
        <w:autoSpaceDN w:val="0"/>
        <w:adjustRightInd w:val="0"/>
        <w:spacing w:after="0" w:line="240" w:lineRule="auto"/>
        <w:rPr>
          <w:rFonts w:ascii="MTMI" w:hAnsi="MTMI" w:cs="MTMI"/>
          <w:color w:val="000000"/>
          <w:sz w:val="15"/>
          <w:szCs w:val="15"/>
        </w:rPr>
      </w:pPr>
      <w:r>
        <w:rPr>
          <w:rFonts w:ascii="MTMI" w:hAnsi="MTMI" w:cs="MTMI"/>
          <w:color w:val="000000"/>
          <w:sz w:val="20"/>
          <w:szCs w:val="20"/>
        </w:rPr>
        <w:t>S</w:t>
      </w:r>
      <w:r>
        <w:rPr>
          <w:rFonts w:ascii="MTMI" w:hAnsi="MTMI" w:cs="MTMI"/>
          <w:color w:val="000000"/>
          <w:sz w:val="15"/>
          <w:szCs w:val="15"/>
        </w:rPr>
        <w:t xml:space="preserve">t </w:t>
      </w:r>
      <w:r>
        <w:rPr>
          <w:rFonts w:ascii="MTSY" w:eastAsia="MTSY" w:hAnsi="Times-Italic" w:cs="MTSY"/>
          <w:color w:val="000000"/>
          <w:sz w:val="20"/>
          <w:szCs w:val="20"/>
        </w:rPr>
        <w:t>=</w:t>
      </w:r>
      <w:r>
        <w:rPr>
          <w:rFonts w:ascii="MTEX" w:hAnsi="MTEX" w:cs="MTEX"/>
          <w:color w:val="000000"/>
          <w:sz w:val="20"/>
          <w:szCs w:val="20"/>
        </w:rPr>
        <w:t>_</w:t>
      </w:r>
      <w:r>
        <w:rPr>
          <w:rFonts w:ascii="MTMI" w:hAnsi="MTMI" w:cs="MTMI"/>
          <w:color w:val="000000"/>
          <w:sz w:val="15"/>
          <w:szCs w:val="15"/>
        </w:rPr>
        <w:t>l</w:t>
      </w:r>
    </w:p>
    <w:p w14:paraId="620344D1" w14:textId="77777777" w:rsidR="00D72562" w:rsidRDefault="00D72562" w:rsidP="00632D5D">
      <w:pPr>
        <w:autoSpaceDE w:val="0"/>
        <w:autoSpaceDN w:val="0"/>
        <w:adjustRightInd w:val="0"/>
        <w:spacing w:after="0" w:line="240" w:lineRule="auto"/>
        <w:rPr>
          <w:rFonts w:ascii="Times-Roman" w:hAnsi="Times-Roman" w:cs="Times-Roman"/>
          <w:color w:val="000000"/>
          <w:sz w:val="20"/>
          <w:szCs w:val="20"/>
        </w:rPr>
      </w:pPr>
      <w:r>
        <w:rPr>
          <w:rFonts w:ascii="Times-Roman" w:hAnsi="Times-Roman" w:cs="Times-Roman"/>
          <w:color w:val="000000"/>
          <w:sz w:val="20"/>
          <w:szCs w:val="20"/>
        </w:rPr>
        <w:t>[</w:t>
      </w:r>
      <w:r>
        <w:rPr>
          <w:rFonts w:ascii="MTMI" w:hAnsi="MTMI" w:cs="MTMI"/>
          <w:color w:val="000000"/>
          <w:sz w:val="20"/>
          <w:szCs w:val="20"/>
        </w:rPr>
        <w:t>(</w:t>
      </w:r>
      <w:r>
        <w:rPr>
          <w:rFonts w:ascii="Times-Roman" w:hAnsi="Times-Roman" w:cs="Times-Roman"/>
          <w:color w:val="000000"/>
          <w:sz w:val="20"/>
          <w:szCs w:val="20"/>
        </w:rPr>
        <w:t>NF</w:t>
      </w:r>
      <w:r>
        <w:rPr>
          <w:rFonts w:ascii="MTMI" w:hAnsi="MTMI" w:cs="MTMI"/>
          <w:color w:val="000000"/>
          <w:sz w:val="15"/>
          <w:szCs w:val="15"/>
        </w:rPr>
        <w:t>l,t</w:t>
      </w:r>
      <w:r>
        <w:rPr>
          <w:rFonts w:ascii="Times-Roman" w:hAnsi="Times-Roman" w:cs="Times-Roman"/>
          <w:color w:val="000000"/>
          <w:sz w:val="20"/>
          <w:szCs w:val="20"/>
        </w:rPr>
        <w:t>nr</w:t>
      </w:r>
      <w:r>
        <w:rPr>
          <w:rFonts w:ascii="MTMI" w:hAnsi="MTMI" w:cs="MTMI"/>
          <w:color w:val="000000"/>
          <w:sz w:val="15"/>
          <w:szCs w:val="15"/>
        </w:rPr>
        <w:t xml:space="preserve">t </w:t>
      </w:r>
      <w:r>
        <w:rPr>
          <w:rFonts w:ascii="MTSY" w:eastAsia="MTSY" w:hAnsi="Times-Italic" w:cs="MTSY"/>
          <w:color w:val="000000"/>
          <w:sz w:val="20"/>
          <w:szCs w:val="20"/>
        </w:rPr>
        <w:t xml:space="preserve">+ </w:t>
      </w:r>
      <w:r>
        <w:rPr>
          <w:rFonts w:ascii="Times-Roman" w:hAnsi="Times-Roman" w:cs="Times-Roman"/>
          <w:color w:val="000000"/>
          <w:sz w:val="20"/>
          <w:szCs w:val="20"/>
        </w:rPr>
        <w:t>OF</w:t>
      </w:r>
      <w:r>
        <w:rPr>
          <w:rFonts w:ascii="MTMI" w:hAnsi="MTMI" w:cs="MTMI"/>
          <w:color w:val="000000"/>
          <w:sz w:val="15"/>
          <w:szCs w:val="15"/>
        </w:rPr>
        <w:t>l,t</w:t>
      </w:r>
      <w:r>
        <w:rPr>
          <w:rFonts w:ascii="Times-Roman" w:hAnsi="Times-Roman" w:cs="Times-Roman"/>
          <w:color w:val="000000"/>
          <w:sz w:val="20"/>
          <w:szCs w:val="20"/>
        </w:rPr>
        <w:t>or</w:t>
      </w:r>
      <w:r>
        <w:rPr>
          <w:rFonts w:ascii="MTMI" w:hAnsi="MTMI" w:cs="MTMI"/>
          <w:color w:val="000000"/>
          <w:sz w:val="15"/>
          <w:szCs w:val="15"/>
        </w:rPr>
        <w:t>t</w:t>
      </w:r>
      <w:r>
        <w:rPr>
          <w:rFonts w:ascii="MTMI" w:hAnsi="MTMI" w:cs="MTMI"/>
          <w:color w:val="000000"/>
          <w:sz w:val="20"/>
          <w:szCs w:val="20"/>
        </w:rPr>
        <w:t>)W</w:t>
      </w:r>
      <w:r>
        <w:rPr>
          <w:rFonts w:ascii="MTMI" w:hAnsi="MTMI" w:cs="MTMI"/>
          <w:color w:val="000000"/>
          <w:sz w:val="15"/>
          <w:szCs w:val="15"/>
        </w:rPr>
        <w:t>l</w:t>
      </w:r>
      <w:r>
        <w:rPr>
          <w:rFonts w:ascii="Times-Roman" w:hAnsi="Times-Roman" w:cs="Times-Roman"/>
          <w:color w:val="000000"/>
          <w:sz w:val="20"/>
          <w:szCs w:val="20"/>
        </w:rPr>
        <w:t>]</w:t>
      </w:r>
      <w:r>
        <w:rPr>
          <w:rFonts w:ascii="MTMI" w:hAnsi="MTMI" w:cs="MTMI"/>
          <w:color w:val="000000"/>
          <w:sz w:val="20"/>
          <w:szCs w:val="20"/>
        </w:rPr>
        <w:t xml:space="preserve">, </w:t>
      </w:r>
      <w:r>
        <w:rPr>
          <w:rFonts w:ascii="MTMI" w:hAnsi="MTMI" w:cs="MTMI"/>
          <w:color w:val="000000"/>
          <w:sz w:val="20"/>
          <w:szCs w:val="20"/>
        </w:rPr>
        <w:tab/>
      </w:r>
      <w:r>
        <w:rPr>
          <w:rFonts w:ascii="MTSY" w:eastAsia="MTSY" w:hAnsi="Times-Italic" w:cs="MTSY" w:hint="eastAsia"/>
          <w:color w:val="000000"/>
          <w:sz w:val="20"/>
          <w:szCs w:val="20"/>
        </w:rPr>
        <w:t>≥</w:t>
      </w:r>
      <w:r>
        <w:rPr>
          <w:rFonts w:ascii="MTSY" w:eastAsia="MTSY" w:hAnsi="Times-Italic" w:cs="MTSY"/>
          <w:color w:val="000000"/>
          <w:sz w:val="20"/>
          <w:szCs w:val="20"/>
        </w:rPr>
        <w:t xml:space="preserve"> </w:t>
      </w:r>
      <w:r>
        <w:rPr>
          <w:rFonts w:ascii="Times-Roman" w:hAnsi="Times-Roman" w:cs="Times-Roman"/>
          <w:color w:val="000000"/>
          <w:sz w:val="20"/>
          <w:szCs w:val="20"/>
        </w:rPr>
        <w:t>80mmCW</w:t>
      </w:r>
    </w:p>
    <w:p w14:paraId="3273E9A8" w14:textId="77777777" w:rsidR="00D72562" w:rsidRDefault="00D72562" w:rsidP="00632D5D">
      <w:pPr>
        <w:autoSpaceDE w:val="0"/>
        <w:autoSpaceDN w:val="0"/>
        <w:adjustRightInd w:val="0"/>
        <w:spacing w:after="0" w:line="240" w:lineRule="auto"/>
        <w:rPr>
          <w:rFonts w:ascii="Times-Roman" w:hAnsi="Times-Roman" w:cs="Times-Roman"/>
          <w:color w:val="000000"/>
          <w:sz w:val="20"/>
          <w:szCs w:val="20"/>
        </w:rPr>
      </w:pPr>
      <w:r>
        <w:rPr>
          <w:rFonts w:ascii="Times-Roman" w:hAnsi="Times-Roman" w:cs="Times-Roman"/>
          <w:color w:val="000000"/>
          <w:sz w:val="20"/>
          <w:szCs w:val="20"/>
        </w:rPr>
        <w:t>(1)</w:t>
      </w:r>
    </w:p>
    <w:p w14:paraId="23D7A2CE" w14:textId="77777777" w:rsidR="00D72562" w:rsidRDefault="00D72562" w:rsidP="00632D5D">
      <w:pPr>
        <w:autoSpaceDE w:val="0"/>
        <w:autoSpaceDN w:val="0"/>
        <w:adjustRightInd w:val="0"/>
        <w:spacing w:after="0" w:line="240" w:lineRule="auto"/>
        <w:rPr>
          <w:rFonts w:ascii="Times-Roman" w:hAnsi="Times-Roman" w:cs="Times-Roman"/>
          <w:color w:val="000000"/>
          <w:sz w:val="20"/>
          <w:szCs w:val="20"/>
        </w:rPr>
      </w:pPr>
      <w:r>
        <w:rPr>
          <w:rFonts w:ascii="Times-Roman" w:hAnsi="Times-Roman" w:cs="Times-Roman"/>
          <w:color w:val="000000"/>
          <w:sz w:val="20"/>
          <w:szCs w:val="20"/>
        </w:rPr>
        <w:t>where NF</w:t>
      </w:r>
      <w:r>
        <w:rPr>
          <w:rFonts w:ascii="MTMI" w:hAnsi="MTMI" w:cs="MTMI"/>
          <w:color w:val="000000"/>
          <w:sz w:val="15"/>
          <w:szCs w:val="15"/>
        </w:rPr>
        <w:t xml:space="preserve">l,t </w:t>
      </w:r>
      <w:r>
        <w:rPr>
          <w:rFonts w:ascii="Times-Roman" w:hAnsi="Times-Roman" w:cs="Times-Roman"/>
          <w:color w:val="000000"/>
          <w:sz w:val="20"/>
          <w:szCs w:val="20"/>
        </w:rPr>
        <w:t>and OF</w:t>
      </w:r>
      <w:r>
        <w:rPr>
          <w:rFonts w:ascii="MTMI" w:hAnsi="MTMI" w:cs="MTMI"/>
          <w:color w:val="000000"/>
          <w:sz w:val="15"/>
          <w:szCs w:val="15"/>
        </w:rPr>
        <w:t xml:space="preserve">l,t </w:t>
      </w:r>
      <w:r>
        <w:rPr>
          <w:rFonts w:ascii="Times-Roman" w:hAnsi="Times-Roman" w:cs="Times-Roman"/>
          <w:color w:val="000000"/>
          <w:sz w:val="20"/>
          <w:szCs w:val="20"/>
        </w:rPr>
        <w:t>are the newshell and oldshell</w:t>
      </w:r>
    </w:p>
    <w:p w14:paraId="228D8B56" w14:textId="77777777" w:rsidR="00D72562" w:rsidRDefault="00D72562" w:rsidP="00632D5D">
      <w:pPr>
        <w:autoSpaceDE w:val="0"/>
        <w:autoSpaceDN w:val="0"/>
        <w:adjustRightInd w:val="0"/>
        <w:spacing w:after="0" w:line="240" w:lineRule="auto"/>
        <w:rPr>
          <w:rFonts w:ascii="Times-Roman" w:hAnsi="Times-Roman" w:cs="Times-Roman"/>
          <w:color w:val="000000"/>
          <w:sz w:val="20"/>
          <w:szCs w:val="20"/>
        </w:rPr>
      </w:pPr>
      <w:r>
        <w:rPr>
          <w:rFonts w:ascii="Times-Roman" w:hAnsi="Times-Roman" w:cs="Times-Roman"/>
          <w:color w:val="000000"/>
          <w:sz w:val="20"/>
          <w:szCs w:val="20"/>
        </w:rPr>
        <w:t xml:space="preserve">female abundances in width class </w:t>
      </w:r>
      <w:r>
        <w:rPr>
          <w:rFonts w:ascii="Times-Italic" w:hAnsi="Times-Italic" w:cs="Times-Italic"/>
          <w:i/>
          <w:iCs/>
          <w:color w:val="000000"/>
          <w:sz w:val="20"/>
          <w:szCs w:val="20"/>
        </w:rPr>
        <w:t xml:space="preserve">l </w:t>
      </w:r>
      <w:r>
        <w:rPr>
          <w:rFonts w:ascii="Times-Roman" w:hAnsi="Times-Roman" w:cs="Times-Roman"/>
          <w:color w:val="000000"/>
          <w:sz w:val="20"/>
          <w:szCs w:val="20"/>
        </w:rPr>
        <w:t xml:space="preserve">and year </w:t>
      </w:r>
      <w:r>
        <w:rPr>
          <w:rFonts w:ascii="Times-Italic" w:hAnsi="Times-Italic" w:cs="Times-Italic"/>
          <w:i/>
          <w:iCs/>
          <w:color w:val="000000"/>
          <w:sz w:val="20"/>
          <w:szCs w:val="20"/>
        </w:rPr>
        <w:t>t</w:t>
      </w:r>
      <w:r>
        <w:rPr>
          <w:rFonts w:ascii="Times-Roman" w:hAnsi="Times-Roman" w:cs="Times-Roman"/>
          <w:color w:val="000000"/>
          <w:sz w:val="20"/>
          <w:szCs w:val="20"/>
        </w:rPr>
        <w:t xml:space="preserve">, </w:t>
      </w:r>
      <w:r>
        <w:rPr>
          <w:rFonts w:ascii="Times-Italic" w:hAnsi="Times-Italic" w:cs="Times-Italic"/>
          <w:i/>
          <w:iCs/>
          <w:color w:val="000000"/>
          <w:sz w:val="20"/>
          <w:szCs w:val="20"/>
        </w:rPr>
        <w:t>W</w:t>
      </w:r>
      <w:r>
        <w:rPr>
          <w:rFonts w:ascii="MTMI" w:hAnsi="MTMI" w:cs="MTMI"/>
          <w:color w:val="000000"/>
          <w:sz w:val="15"/>
          <w:szCs w:val="15"/>
        </w:rPr>
        <w:t xml:space="preserve">l </w:t>
      </w:r>
      <w:r>
        <w:rPr>
          <w:rFonts w:ascii="Times-Roman" w:hAnsi="Times-Roman" w:cs="Times-Roman"/>
          <w:color w:val="000000"/>
          <w:sz w:val="20"/>
          <w:szCs w:val="20"/>
        </w:rPr>
        <w:t>the</w:t>
      </w:r>
    </w:p>
    <w:p w14:paraId="2B271532" w14:textId="77777777" w:rsidR="00D72562" w:rsidRDefault="00D72562" w:rsidP="00632D5D">
      <w:pPr>
        <w:autoSpaceDE w:val="0"/>
        <w:autoSpaceDN w:val="0"/>
        <w:adjustRightInd w:val="0"/>
        <w:spacing w:after="0" w:line="240" w:lineRule="auto"/>
        <w:rPr>
          <w:rFonts w:ascii="Times-Roman" w:hAnsi="Times-Roman" w:cs="Times-Roman"/>
          <w:color w:val="000000"/>
          <w:sz w:val="20"/>
          <w:szCs w:val="20"/>
        </w:rPr>
      </w:pPr>
      <w:r>
        <w:rPr>
          <w:rFonts w:ascii="Times-Roman" w:hAnsi="Times-Roman" w:cs="Times-Roman"/>
          <w:color w:val="000000"/>
          <w:sz w:val="20"/>
          <w:szCs w:val="20"/>
        </w:rPr>
        <w:t xml:space="preserve">mean weight of female crab in width class </w:t>
      </w:r>
      <w:r>
        <w:rPr>
          <w:rFonts w:ascii="Times-Italic" w:hAnsi="Times-Italic" w:cs="Times-Italic"/>
          <w:i/>
          <w:iCs/>
          <w:color w:val="000000"/>
          <w:sz w:val="20"/>
          <w:szCs w:val="20"/>
        </w:rPr>
        <w:t>l</w:t>
      </w:r>
      <w:r>
        <w:rPr>
          <w:rFonts w:ascii="Times-Roman" w:hAnsi="Times-Roman" w:cs="Times-Roman"/>
          <w:color w:val="000000"/>
          <w:sz w:val="20"/>
          <w:szCs w:val="20"/>
        </w:rPr>
        <w:t xml:space="preserve">, </w:t>
      </w:r>
      <w:r>
        <w:rPr>
          <w:rFonts w:ascii="MTMI" w:hAnsi="MTMI" w:cs="MTMI"/>
          <w:color w:val="000000"/>
          <w:sz w:val="20"/>
          <w:szCs w:val="20"/>
        </w:rPr>
        <w:tab/>
        <w:t xml:space="preserve"> </w:t>
      </w:r>
      <w:r>
        <w:rPr>
          <w:rFonts w:ascii="Times-Roman" w:hAnsi="Times-Roman" w:cs="Times-Roman"/>
          <w:color w:val="000000"/>
          <w:sz w:val="20"/>
          <w:szCs w:val="20"/>
        </w:rPr>
        <w:t>the</w:t>
      </w:r>
    </w:p>
    <w:p w14:paraId="1564E66C" w14:textId="77777777" w:rsidR="00D72562" w:rsidRDefault="00D72562" w:rsidP="00632D5D">
      <w:pPr>
        <w:autoSpaceDE w:val="0"/>
        <w:autoSpaceDN w:val="0"/>
        <w:adjustRightInd w:val="0"/>
        <w:spacing w:after="0" w:line="240" w:lineRule="auto"/>
        <w:rPr>
          <w:rFonts w:ascii="Times-Roman" w:hAnsi="Times-Roman" w:cs="Times-Roman"/>
          <w:color w:val="000000"/>
          <w:sz w:val="20"/>
          <w:szCs w:val="20"/>
        </w:rPr>
      </w:pPr>
      <w:r>
        <w:rPr>
          <w:rFonts w:ascii="Times-Roman" w:hAnsi="Times-Roman" w:cs="Times-Roman"/>
          <w:color w:val="000000"/>
          <w:sz w:val="20"/>
          <w:szCs w:val="20"/>
        </w:rPr>
        <w:t xml:space="preserve">mid-width of width class </w:t>
      </w:r>
      <w:r>
        <w:rPr>
          <w:rFonts w:ascii="Times-Italic" w:hAnsi="Times-Italic" w:cs="Times-Italic"/>
          <w:i/>
          <w:iCs/>
          <w:color w:val="000000"/>
          <w:sz w:val="20"/>
          <w:szCs w:val="20"/>
        </w:rPr>
        <w:t xml:space="preserve">l </w:t>
      </w:r>
      <w:r>
        <w:rPr>
          <w:rFonts w:ascii="Times-Roman" w:hAnsi="Times-Roman" w:cs="Times-Roman"/>
          <w:color w:val="000000"/>
          <w:sz w:val="20"/>
          <w:szCs w:val="20"/>
        </w:rPr>
        <w:t>and nr</w:t>
      </w:r>
      <w:r>
        <w:rPr>
          <w:rFonts w:ascii="MTMI" w:hAnsi="MTMI" w:cs="MTMI"/>
          <w:color w:val="000000"/>
          <w:sz w:val="15"/>
          <w:szCs w:val="15"/>
        </w:rPr>
        <w:t xml:space="preserve">t </w:t>
      </w:r>
      <w:r>
        <w:rPr>
          <w:rFonts w:ascii="Times-Roman" w:hAnsi="Times-Roman" w:cs="Times-Roman"/>
          <w:color w:val="000000"/>
          <w:sz w:val="20"/>
          <w:szCs w:val="20"/>
        </w:rPr>
        <w:t>and or</w:t>
      </w:r>
      <w:r>
        <w:rPr>
          <w:rFonts w:ascii="MTMI" w:hAnsi="MTMI" w:cs="MTMI"/>
          <w:color w:val="000000"/>
          <w:sz w:val="15"/>
          <w:szCs w:val="15"/>
        </w:rPr>
        <w:t xml:space="preserve">t </w:t>
      </w:r>
      <w:r>
        <w:rPr>
          <w:rFonts w:ascii="Times-Roman" w:hAnsi="Times-Roman" w:cs="Times-Roman"/>
          <w:color w:val="000000"/>
          <w:sz w:val="20"/>
          <w:szCs w:val="20"/>
        </w:rPr>
        <w:t>are the ratios</w:t>
      </w:r>
    </w:p>
    <w:p w14:paraId="5AE88D1B" w14:textId="77777777" w:rsidR="00D72562" w:rsidRDefault="00D72562" w:rsidP="00632D5D">
      <w:pPr>
        <w:autoSpaceDE w:val="0"/>
        <w:autoSpaceDN w:val="0"/>
        <w:adjustRightInd w:val="0"/>
        <w:spacing w:after="0" w:line="240" w:lineRule="auto"/>
        <w:rPr>
          <w:rFonts w:ascii="Times-Roman" w:hAnsi="Times-Roman" w:cs="Times-Roman"/>
          <w:color w:val="000000"/>
          <w:sz w:val="20"/>
          <w:szCs w:val="20"/>
        </w:rPr>
      </w:pPr>
      <w:r>
        <w:rPr>
          <w:rFonts w:ascii="Times-Roman" w:hAnsi="Times-Roman" w:cs="Times-Roman"/>
          <w:color w:val="000000"/>
          <w:sz w:val="20"/>
          <w:szCs w:val="20"/>
        </w:rPr>
        <w:t>of male reproductive potentials TNM</w:t>
      </w:r>
      <w:r>
        <w:rPr>
          <w:rFonts w:ascii="MTMI" w:hAnsi="MTMI" w:cs="MTMI"/>
          <w:color w:val="000000"/>
          <w:sz w:val="15"/>
          <w:szCs w:val="15"/>
        </w:rPr>
        <w:t xml:space="preserve">t </w:t>
      </w:r>
      <w:r>
        <w:rPr>
          <w:rFonts w:ascii="Times-Roman" w:hAnsi="Times-Roman" w:cs="Times-Roman"/>
          <w:color w:val="000000"/>
          <w:sz w:val="20"/>
          <w:szCs w:val="20"/>
        </w:rPr>
        <w:t>and TOM</w:t>
      </w:r>
      <w:r>
        <w:rPr>
          <w:rFonts w:ascii="MTMI" w:hAnsi="MTMI" w:cs="MTMI"/>
          <w:color w:val="000000"/>
          <w:sz w:val="15"/>
          <w:szCs w:val="15"/>
        </w:rPr>
        <w:t xml:space="preserve">t </w:t>
      </w:r>
      <w:r>
        <w:rPr>
          <w:rFonts w:ascii="Times-Roman" w:hAnsi="Times-Roman" w:cs="Times-Roman"/>
          <w:color w:val="000000"/>
          <w:sz w:val="20"/>
          <w:szCs w:val="20"/>
        </w:rPr>
        <w:t>to</w:t>
      </w:r>
    </w:p>
    <w:p w14:paraId="267A36C7" w14:textId="77777777" w:rsidR="00D72562" w:rsidRDefault="00D72562" w:rsidP="00632D5D">
      <w:pPr>
        <w:autoSpaceDE w:val="0"/>
        <w:autoSpaceDN w:val="0"/>
        <w:adjustRightInd w:val="0"/>
        <w:spacing w:after="0" w:line="240" w:lineRule="auto"/>
        <w:rPr>
          <w:rFonts w:ascii="MTMI" w:hAnsi="MTMI" w:cs="MTMI"/>
          <w:color w:val="000000"/>
          <w:sz w:val="15"/>
          <w:szCs w:val="15"/>
        </w:rPr>
      </w:pPr>
      <w:r>
        <w:rPr>
          <w:rFonts w:ascii="Times-Roman" w:hAnsi="Times-Roman" w:cs="Times-Roman"/>
          <w:color w:val="000000"/>
          <w:sz w:val="20"/>
          <w:szCs w:val="20"/>
        </w:rPr>
        <w:t>newshell and oldshell mature female abundances TNF</w:t>
      </w:r>
      <w:r>
        <w:rPr>
          <w:rFonts w:ascii="MTMI" w:hAnsi="MTMI" w:cs="MTMI"/>
          <w:color w:val="000000"/>
          <w:sz w:val="15"/>
          <w:szCs w:val="15"/>
        </w:rPr>
        <w:t>t</w:t>
      </w:r>
    </w:p>
    <w:p w14:paraId="39942E56" w14:textId="77777777" w:rsidR="00D72562" w:rsidRDefault="00D72562" w:rsidP="00632D5D">
      <w:pPr>
        <w:autoSpaceDE w:val="0"/>
        <w:autoSpaceDN w:val="0"/>
        <w:adjustRightInd w:val="0"/>
        <w:spacing w:after="0" w:line="240" w:lineRule="auto"/>
        <w:rPr>
          <w:rFonts w:ascii="Times-Roman" w:hAnsi="Times-Roman" w:cs="Times-Roman"/>
          <w:color w:val="000000"/>
          <w:sz w:val="20"/>
          <w:szCs w:val="20"/>
        </w:rPr>
      </w:pPr>
      <w:r>
        <w:rPr>
          <w:rFonts w:ascii="Times-Roman" w:hAnsi="Times-Roman" w:cs="Times-Roman"/>
          <w:color w:val="000000"/>
          <w:sz w:val="20"/>
          <w:szCs w:val="20"/>
        </w:rPr>
        <w:t>and TOF</w:t>
      </w:r>
      <w:r>
        <w:rPr>
          <w:rFonts w:ascii="MTMI" w:hAnsi="MTMI" w:cs="MTMI"/>
          <w:color w:val="000000"/>
          <w:sz w:val="15"/>
          <w:szCs w:val="15"/>
        </w:rPr>
        <w:t xml:space="preserve">t </w:t>
      </w:r>
      <w:r>
        <w:rPr>
          <w:rFonts w:ascii="Times-Roman" w:hAnsi="Times-Roman" w:cs="Times-Roman"/>
          <w:color w:val="000000"/>
          <w:sz w:val="20"/>
          <w:szCs w:val="20"/>
        </w:rPr>
        <w:t>(</w:t>
      </w:r>
      <w:r>
        <w:rPr>
          <w:rFonts w:ascii="MTSY" w:eastAsia="MTSY" w:hAnsi="Times-Italic" w:cs="MTSY" w:hint="eastAsia"/>
          <w:color w:val="000000"/>
          <w:sz w:val="20"/>
          <w:szCs w:val="20"/>
        </w:rPr>
        <w:t>≥</w:t>
      </w:r>
      <w:r>
        <w:rPr>
          <w:rFonts w:ascii="Times-Roman" w:hAnsi="Times-Roman" w:cs="Times-Roman"/>
          <w:color w:val="000000"/>
          <w:sz w:val="20"/>
          <w:szCs w:val="20"/>
        </w:rPr>
        <w:t xml:space="preserve">80mm CW) in year </w:t>
      </w:r>
      <w:r>
        <w:rPr>
          <w:rFonts w:ascii="Times-Italic" w:hAnsi="Times-Italic" w:cs="Times-Italic"/>
          <w:i/>
          <w:iCs/>
          <w:color w:val="000000"/>
          <w:sz w:val="20"/>
          <w:szCs w:val="20"/>
        </w:rPr>
        <w:t>t</w:t>
      </w:r>
      <w:r>
        <w:rPr>
          <w:rFonts w:ascii="Times-Roman" w:hAnsi="Times-Roman" w:cs="Times-Roman"/>
          <w:color w:val="000000"/>
          <w:sz w:val="20"/>
          <w:szCs w:val="20"/>
        </w:rPr>
        <w:t>, respectively, that is</w:t>
      </w:r>
    </w:p>
    <w:p w14:paraId="04C25C02" w14:textId="77777777" w:rsidR="00D72562" w:rsidRDefault="00D72562" w:rsidP="00632D5D">
      <w:pPr>
        <w:autoSpaceDE w:val="0"/>
        <w:autoSpaceDN w:val="0"/>
        <w:adjustRightInd w:val="0"/>
        <w:spacing w:after="0" w:line="240" w:lineRule="auto"/>
        <w:rPr>
          <w:rFonts w:ascii="MTSY" w:eastAsia="MTSY" w:hAnsi="Times-Italic" w:cs="MTSY"/>
          <w:color w:val="000000"/>
          <w:sz w:val="20"/>
          <w:szCs w:val="20"/>
        </w:rPr>
      </w:pPr>
      <w:r>
        <w:rPr>
          <w:rFonts w:ascii="Times-Roman" w:hAnsi="Times-Roman" w:cs="Times-Roman"/>
          <w:color w:val="000000"/>
          <w:sz w:val="20"/>
          <w:szCs w:val="20"/>
        </w:rPr>
        <w:t>nr</w:t>
      </w:r>
      <w:r>
        <w:rPr>
          <w:rFonts w:ascii="MTMI" w:hAnsi="MTMI" w:cs="MTMI"/>
          <w:color w:val="000000"/>
          <w:sz w:val="15"/>
          <w:szCs w:val="15"/>
        </w:rPr>
        <w:t xml:space="preserve">t </w:t>
      </w:r>
      <w:r>
        <w:rPr>
          <w:rFonts w:ascii="MTSY" w:eastAsia="MTSY" w:hAnsi="Times-Italic" w:cs="MTSY"/>
          <w:color w:val="000000"/>
          <w:sz w:val="20"/>
          <w:szCs w:val="20"/>
        </w:rPr>
        <w:t>=</w:t>
      </w:r>
    </w:p>
    <w:p w14:paraId="2F506622" w14:textId="77777777" w:rsidR="00D72562" w:rsidRDefault="00D72562" w:rsidP="00632D5D">
      <w:pPr>
        <w:autoSpaceDE w:val="0"/>
        <w:autoSpaceDN w:val="0"/>
        <w:adjustRightInd w:val="0"/>
        <w:spacing w:after="0" w:line="240" w:lineRule="auto"/>
        <w:rPr>
          <w:rFonts w:ascii="MTMI" w:hAnsi="MTMI" w:cs="MTMI"/>
          <w:color w:val="000000"/>
          <w:sz w:val="15"/>
          <w:szCs w:val="15"/>
        </w:rPr>
      </w:pPr>
      <w:r>
        <w:rPr>
          <w:rFonts w:ascii="Times-Roman" w:hAnsi="Times-Roman" w:cs="Times-Roman"/>
          <w:color w:val="000000"/>
          <w:sz w:val="20"/>
          <w:szCs w:val="20"/>
        </w:rPr>
        <w:t>TNM</w:t>
      </w:r>
      <w:r>
        <w:rPr>
          <w:rFonts w:ascii="MTMI" w:hAnsi="MTMI" w:cs="MTMI"/>
          <w:color w:val="000000"/>
          <w:sz w:val="15"/>
          <w:szCs w:val="15"/>
        </w:rPr>
        <w:t>t</w:t>
      </w:r>
    </w:p>
    <w:p w14:paraId="3A6B030A" w14:textId="77777777" w:rsidR="00D72562" w:rsidRDefault="00D72562" w:rsidP="00632D5D">
      <w:pPr>
        <w:autoSpaceDE w:val="0"/>
        <w:autoSpaceDN w:val="0"/>
        <w:adjustRightInd w:val="0"/>
        <w:spacing w:after="0" w:line="240" w:lineRule="auto"/>
        <w:rPr>
          <w:rFonts w:ascii="MTMI" w:hAnsi="MTMI" w:cs="MTMI"/>
          <w:color w:val="000000"/>
          <w:sz w:val="15"/>
          <w:szCs w:val="15"/>
        </w:rPr>
      </w:pPr>
      <w:r>
        <w:rPr>
          <w:rFonts w:ascii="Times-Roman" w:hAnsi="Times-Roman" w:cs="Times-Roman"/>
          <w:color w:val="000000"/>
          <w:sz w:val="20"/>
          <w:szCs w:val="20"/>
        </w:rPr>
        <w:t>TNF</w:t>
      </w:r>
      <w:r>
        <w:rPr>
          <w:rFonts w:ascii="MTMI" w:hAnsi="MTMI" w:cs="MTMI"/>
          <w:color w:val="000000"/>
          <w:sz w:val="15"/>
          <w:szCs w:val="15"/>
        </w:rPr>
        <w:t>t</w:t>
      </w:r>
    </w:p>
    <w:p w14:paraId="3660648F" w14:textId="77777777" w:rsidR="00D72562" w:rsidRDefault="00D72562" w:rsidP="00632D5D">
      <w:pPr>
        <w:autoSpaceDE w:val="0"/>
        <w:autoSpaceDN w:val="0"/>
        <w:adjustRightInd w:val="0"/>
        <w:spacing w:after="0" w:line="240" w:lineRule="auto"/>
        <w:rPr>
          <w:rFonts w:ascii="Times-Roman" w:hAnsi="Times-Roman" w:cs="Times-Roman"/>
          <w:color w:val="000000"/>
          <w:sz w:val="15"/>
          <w:szCs w:val="15"/>
        </w:rPr>
      </w:pPr>
      <w:r>
        <w:rPr>
          <w:rFonts w:ascii="MTMI" w:hAnsi="MTMI" w:cs="MTMI"/>
          <w:color w:val="000000"/>
          <w:sz w:val="20"/>
          <w:szCs w:val="20"/>
        </w:rPr>
        <w:t xml:space="preserve">, </w:t>
      </w:r>
      <w:r>
        <w:rPr>
          <w:rFonts w:ascii="Times-Roman" w:hAnsi="Times-Roman" w:cs="Times-Roman"/>
          <w:color w:val="000000"/>
          <w:sz w:val="20"/>
          <w:szCs w:val="20"/>
        </w:rPr>
        <w:t>or</w:t>
      </w:r>
      <w:r>
        <w:rPr>
          <w:rFonts w:ascii="MTMI" w:hAnsi="MTMI" w:cs="MTMI"/>
          <w:color w:val="000000"/>
          <w:sz w:val="15"/>
          <w:szCs w:val="15"/>
        </w:rPr>
        <w:t xml:space="preserve">t </w:t>
      </w:r>
      <w:r>
        <w:rPr>
          <w:rFonts w:ascii="MTSY" w:eastAsia="MTSY" w:hAnsi="Times-Italic" w:cs="MTSY"/>
          <w:color w:val="000000"/>
          <w:sz w:val="20"/>
          <w:szCs w:val="20"/>
        </w:rPr>
        <w:t xml:space="preserve">= </w:t>
      </w:r>
      <w:r>
        <w:rPr>
          <w:rFonts w:ascii="Times-Roman" w:hAnsi="Times-Roman" w:cs="Times-Roman"/>
          <w:color w:val="000000"/>
          <w:sz w:val="20"/>
          <w:szCs w:val="20"/>
        </w:rPr>
        <w:t xml:space="preserve">max </w:t>
      </w:r>
      <w:r>
        <w:rPr>
          <w:rFonts w:ascii="MTEX" w:hAnsi="MTEX" w:cs="MTEX"/>
          <w:color w:val="000000"/>
          <w:sz w:val="20"/>
          <w:szCs w:val="20"/>
        </w:rPr>
        <w:t>_</w:t>
      </w:r>
      <w:r>
        <w:rPr>
          <w:rFonts w:ascii="Times-Roman" w:hAnsi="Times-Roman" w:cs="Times-Roman"/>
          <w:color w:val="000000"/>
          <w:sz w:val="20"/>
          <w:szCs w:val="20"/>
        </w:rPr>
        <w:t>TOM</w:t>
      </w:r>
      <w:r>
        <w:rPr>
          <w:rFonts w:ascii="MTMI" w:hAnsi="MTMI" w:cs="MTMI"/>
          <w:color w:val="000000"/>
          <w:sz w:val="15"/>
          <w:szCs w:val="15"/>
        </w:rPr>
        <w:t>t</w:t>
      </w:r>
      <w:r>
        <w:rPr>
          <w:rFonts w:ascii="MS Gothic" w:eastAsia="MS Gothic" w:hAnsi="MS Gothic" w:cs="MS Gothic" w:hint="eastAsia"/>
          <w:color w:val="000000"/>
          <w:sz w:val="15"/>
          <w:szCs w:val="15"/>
        </w:rPr>
        <w:t>−</w:t>
      </w:r>
      <w:r>
        <w:rPr>
          <w:rFonts w:ascii="Times-Roman" w:hAnsi="Times-Roman" w:cs="Times-Roman"/>
          <w:color w:val="000000"/>
          <w:sz w:val="15"/>
          <w:szCs w:val="15"/>
        </w:rPr>
        <w:t>1</w:t>
      </w:r>
    </w:p>
    <w:p w14:paraId="2AFE9831" w14:textId="77777777" w:rsidR="00D72562" w:rsidRDefault="00D72562" w:rsidP="00632D5D">
      <w:pPr>
        <w:autoSpaceDE w:val="0"/>
        <w:autoSpaceDN w:val="0"/>
        <w:adjustRightInd w:val="0"/>
        <w:spacing w:after="0" w:line="240" w:lineRule="auto"/>
        <w:rPr>
          <w:rFonts w:ascii="Times-Roman" w:hAnsi="Times-Roman" w:cs="Times-Roman"/>
          <w:color w:val="000000"/>
          <w:sz w:val="15"/>
          <w:szCs w:val="15"/>
        </w:rPr>
      </w:pPr>
      <w:r>
        <w:rPr>
          <w:rFonts w:ascii="Times-Roman" w:hAnsi="Times-Roman" w:cs="Times-Roman"/>
          <w:color w:val="000000"/>
          <w:sz w:val="20"/>
          <w:szCs w:val="20"/>
        </w:rPr>
        <w:t>TOF</w:t>
      </w:r>
      <w:r>
        <w:rPr>
          <w:rFonts w:ascii="MTMI" w:hAnsi="MTMI" w:cs="MTMI"/>
          <w:color w:val="000000"/>
          <w:sz w:val="15"/>
          <w:szCs w:val="15"/>
        </w:rPr>
        <w:t>t</w:t>
      </w:r>
      <w:r>
        <w:rPr>
          <w:rFonts w:ascii="MS Gothic" w:eastAsia="MS Gothic" w:hAnsi="MS Gothic" w:cs="MS Gothic" w:hint="eastAsia"/>
          <w:color w:val="000000"/>
          <w:sz w:val="15"/>
          <w:szCs w:val="15"/>
        </w:rPr>
        <w:t>−</w:t>
      </w:r>
      <w:r>
        <w:rPr>
          <w:rFonts w:ascii="Times-Roman" w:hAnsi="Times-Roman" w:cs="Times-Roman"/>
          <w:color w:val="000000"/>
          <w:sz w:val="15"/>
          <w:szCs w:val="15"/>
        </w:rPr>
        <w:t>1</w:t>
      </w:r>
    </w:p>
    <w:p w14:paraId="04216C44" w14:textId="77777777" w:rsidR="00D72562" w:rsidRDefault="00D72562" w:rsidP="00632D5D">
      <w:pPr>
        <w:autoSpaceDE w:val="0"/>
        <w:autoSpaceDN w:val="0"/>
        <w:adjustRightInd w:val="0"/>
        <w:spacing w:after="0" w:line="240" w:lineRule="auto"/>
        <w:rPr>
          <w:rFonts w:ascii="MTMI" w:hAnsi="MTMI" w:cs="MTMI"/>
          <w:color w:val="000000"/>
          <w:sz w:val="20"/>
          <w:szCs w:val="20"/>
        </w:rPr>
      </w:pPr>
      <w:r>
        <w:rPr>
          <w:rFonts w:ascii="MTMI" w:hAnsi="MTMI" w:cs="MTMI"/>
          <w:color w:val="000000"/>
          <w:sz w:val="20"/>
          <w:szCs w:val="20"/>
        </w:rPr>
        <w:t>,</w:t>
      </w:r>
    </w:p>
    <w:p w14:paraId="114325BA" w14:textId="77777777" w:rsidR="00D72562" w:rsidRDefault="00D72562" w:rsidP="00632D5D">
      <w:pPr>
        <w:autoSpaceDE w:val="0"/>
        <w:autoSpaceDN w:val="0"/>
        <w:adjustRightInd w:val="0"/>
        <w:spacing w:after="0" w:line="240" w:lineRule="auto"/>
        <w:rPr>
          <w:rFonts w:ascii="MTMI" w:hAnsi="MTMI" w:cs="MTMI"/>
          <w:color w:val="000000"/>
          <w:sz w:val="15"/>
          <w:szCs w:val="15"/>
        </w:rPr>
      </w:pPr>
      <w:r>
        <w:rPr>
          <w:rFonts w:ascii="Times-Roman" w:hAnsi="Times-Roman" w:cs="Times-Roman"/>
          <w:color w:val="000000"/>
          <w:sz w:val="20"/>
          <w:szCs w:val="20"/>
        </w:rPr>
        <w:t>TOM</w:t>
      </w:r>
      <w:r>
        <w:rPr>
          <w:rFonts w:ascii="MTMI" w:hAnsi="MTMI" w:cs="MTMI"/>
          <w:color w:val="000000"/>
          <w:sz w:val="15"/>
          <w:szCs w:val="15"/>
        </w:rPr>
        <w:t>t</w:t>
      </w:r>
    </w:p>
    <w:p w14:paraId="580B0CD0" w14:textId="77777777" w:rsidR="00D72562" w:rsidRDefault="00D72562" w:rsidP="00632D5D">
      <w:pPr>
        <w:autoSpaceDE w:val="0"/>
        <w:autoSpaceDN w:val="0"/>
        <w:adjustRightInd w:val="0"/>
        <w:spacing w:after="0" w:line="240" w:lineRule="auto"/>
        <w:rPr>
          <w:rFonts w:ascii="Times-Roman" w:hAnsi="Times-Roman" w:cs="Times-Roman"/>
          <w:color w:val="000000"/>
          <w:sz w:val="20"/>
          <w:szCs w:val="20"/>
        </w:rPr>
      </w:pPr>
      <w:r>
        <w:rPr>
          <w:rFonts w:ascii="Times-Roman" w:hAnsi="Times-Roman" w:cs="Times-Roman"/>
          <w:color w:val="000000"/>
          <w:sz w:val="20"/>
          <w:szCs w:val="20"/>
        </w:rPr>
        <w:t>TOF</w:t>
      </w:r>
      <w:r>
        <w:rPr>
          <w:rFonts w:ascii="MTMI" w:hAnsi="MTMI" w:cs="MTMI"/>
          <w:color w:val="000000"/>
          <w:sz w:val="15"/>
          <w:szCs w:val="15"/>
        </w:rPr>
        <w:t xml:space="preserve">t </w:t>
      </w:r>
      <w:r>
        <w:rPr>
          <w:rFonts w:ascii="MTEX" w:hAnsi="MTEX" w:cs="MTEX"/>
          <w:color w:val="000000"/>
          <w:sz w:val="20"/>
          <w:szCs w:val="20"/>
        </w:rPr>
        <w:t xml:space="preserve">_ </w:t>
      </w:r>
      <w:r>
        <w:rPr>
          <w:rFonts w:ascii="Times-Roman" w:hAnsi="Times-Roman" w:cs="Times-Roman"/>
          <w:color w:val="000000"/>
          <w:sz w:val="20"/>
          <w:szCs w:val="20"/>
        </w:rPr>
        <w:t>(2)</w:t>
      </w:r>
    </w:p>
    <w:p w14:paraId="3AF762E7" w14:textId="77777777" w:rsidR="00D72562" w:rsidRDefault="00D72562" w:rsidP="00632D5D">
      <w:pPr>
        <w:autoSpaceDE w:val="0"/>
        <w:autoSpaceDN w:val="0"/>
        <w:adjustRightInd w:val="0"/>
        <w:spacing w:after="0" w:line="240" w:lineRule="auto"/>
        <w:rPr>
          <w:rFonts w:ascii="Times-Roman" w:hAnsi="Times-Roman" w:cs="Times-Roman"/>
          <w:color w:val="000000"/>
          <w:sz w:val="20"/>
          <w:szCs w:val="20"/>
        </w:rPr>
      </w:pPr>
      <w:r>
        <w:rPr>
          <w:rFonts w:ascii="Times-Roman" w:hAnsi="Times-Roman" w:cs="Times-Roman"/>
          <w:color w:val="000000"/>
          <w:sz w:val="20"/>
          <w:szCs w:val="20"/>
        </w:rPr>
        <w:t>The male reproductive potentials for newshell and oldshell</w:t>
      </w:r>
    </w:p>
    <w:p w14:paraId="3F99FB81" w14:textId="77777777" w:rsidR="00D72562" w:rsidRDefault="00D72562" w:rsidP="00632D5D">
      <w:pPr>
        <w:autoSpaceDE w:val="0"/>
        <w:autoSpaceDN w:val="0"/>
        <w:adjustRightInd w:val="0"/>
        <w:spacing w:after="0" w:line="240" w:lineRule="auto"/>
        <w:rPr>
          <w:rFonts w:ascii="Times-Roman" w:hAnsi="Times-Roman" w:cs="Times-Roman"/>
          <w:color w:val="000000"/>
          <w:sz w:val="20"/>
          <w:szCs w:val="20"/>
        </w:rPr>
      </w:pPr>
      <w:r>
        <w:rPr>
          <w:rFonts w:ascii="Times-Roman" w:hAnsi="Times-Roman" w:cs="Times-Roman"/>
          <w:color w:val="000000"/>
          <w:sz w:val="20"/>
          <w:szCs w:val="20"/>
        </w:rPr>
        <w:t>mature females were defined as</w:t>
      </w:r>
    </w:p>
    <w:p w14:paraId="11525790" w14:textId="77777777" w:rsidR="00D72562" w:rsidRDefault="00D72562" w:rsidP="00632D5D">
      <w:pPr>
        <w:autoSpaceDE w:val="0"/>
        <w:autoSpaceDN w:val="0"/>
        <w:adjustRightInd w:val="0"/>
        <w:spacing w:after="0" w:line="240" w:lineRule="auto"/>
        <w:rPr>
          <w:rFonts w:ascii="MTMI" w:hAnsi="MTMI" w:cs="MTMI"/>
          <w:color w:val="000000"/>
          <w:sz w:val="15"/>
          <w:szCs w:val="15"/>
        </w:rPr>
      </w:pPr>
      <w:r>
        <w:rPr>
          <w:rFonts w:ascii="Times-Roman" w:hAnsi="Times-Roman" w:cs="Times-Roman"/>
          <w:color w:val="000000"/>
          <w:sz w:val="20"/>
          <w:szCs w:val="20"/>
        </w:rPr>
        <w:t>TNM</w:t>
      </w:r>
      <w:r>
        <w:rPr>
          <w:rFonts w:ascii="MTMI" w:hAnsi="MTMI" w:cs="MTMI"/>
          <w:color w:val="000000"/>
          <w:sz w:val="15"/>
          <w:szCs w:val="15"/>
        </w:rPr>
        <w:t xml:space="preserve">t </w:t>
      </w:r>
      <w:r>
        <w:rPr>
          <w:rFonts w:ascii="MTSY" w:eastAsia="MTSY" w:hAnsi="Times-Italic" w:cs="MTSY"/>
          <w:color w:val="000000"/>
          <w:sz w:val="20"/>
          <w:szCs w:val="20"/>
        </w:rPr>
        <w:t>=</w:t>
      </w:r>
      <w:r>
        <w:rPr>
          <w:rFonts w:ascii="MTEX" w:hAnsi="MTEX" w:cs="MTEX"/>
          <w:color w:val="000000"/>
          <w:sz w:val="20"/>
          <w:szCs w:val="20"/>
        </w:rPr>
        <w:t>_</w:t>
      </w:r>
      <w:r>
        <w:rPr>
          <w:rFonts w:ascii="MTMI" w:hAnsi="MTMI" w:cs="MTMI"/>
          <w:color w:val="000000"/>
          <w:sz w:val="15"/>
          <w:szCs w:val="15"/>
        </w:rPr>
        <w:t>l</w:t>
      </w:r>
    </w:p>
    <w:p w14:paraId="1EF5DEAB" w14:textId="77777777" w:rsidR="00D72562" w:rsidRDefault="00D72562" w:rsidP="00632D5D">
      <w:pPr>
        <w:autoSpaceDE w:val="0"/>
        <w:autoSpaceDN w:val="0"/>
        <w:adjustRightInd w:val="0"/>
        <w:spacing w:after="0" w:line="240" w:lineRule="auto"/>
        <w:rPr>
          <w:rFonts w:ascii="MTMI" w:hAnsi="MTMI" w:cs="MTMI"/>
          <w:color w:val="000000"/>
          <w:sz w:val="20"/>
          <w:szCs w:val="20"/>
        </w:rPr>
      </w:pPr>
      <w:r>
        <w:rPr>
          <w:rFonts w:ascii="Times-Roman" w:hAnsi="Times-Roman" w:cs="Times-Roman"/>
          <w:color w:val="000000"/>
          <w:sz w:val="20"/>
          <w:szCs w:val="20"/>
        </w:rPr>
        <w:t>[</w:t>
      </w:r>
      <w:r>
        <w:rPr>
          <w:rFonts w:ascii="MTMI" w:hAnsi="MTMI" w:cs="MTMI"/>
          <w:color w:val="000000"/>
          <w:sz w:val="20"/>
          <w:szCs w:val="20"/>
        </w:rPr>
        <w:t>(</w:t>
      </w:r>
      <w:r>
        <w:rPr>
          <w:rFonts w:ascii="Times-Roman" w:hAnsi="Times-Roman" w:cs="Times-Roman"/>
          <w:color w:val="000000"/>
          <w:sz w:val="20"/>
          <w:szCs w:val="20"/>
        </w:rPr>
        <w:t>0</w:t>
      </w:r>
      <w:r>
        <w:rPr>
          <w:rFonts w:ascii="MTMI" w:hAnsi="MTMI" w:cs="MTMI"/>
          <w:color w:val="000000"/>
          <w:sz w:val="20"/>
          <w:szCs w:val="20"/>
        </w:rPr>
        <w:t>.</w:t>
      </w:r>
      <w:r>
        <w:rPr>
          <w:rFonts w:ascii="Times-Roman" w:hAnsi="Times-Roman" w:cs="Times-Roman"/>
          <w:color w:val="000000"/>
          <w:sz w:val="20"/>
          <w:szCs w:val="20"/>
        </w:rPr>
        <w:t>3NM</w:t>
      </w:r>
      <w:r>
        <w:rPr>
          <w:rFonts w:ascii="MTMI" w:hAnsi="MTMI" w:cs="MTMI"/>
          <w:color w:val="000000"/>
          <w:sz w:val="15"/>
          <w:szCs w:val="15"/>
        </w:rPr>
        <w:t xml:space="preserve">l,t </w:t>
      </w:r>
      <w:r>
        <w:rPr>
          <w:rFonts w:ascii="MTSY" w:eastAsia="MTSY" w:hAnsi="Times-Italic" w:cs="MTSY"/>
          <w:color w:val="000000"/>
          <w:sz w:val="20"/>
          <w:szCs w:val="20"/>
        </w:rPr>
        <w:t xml:space="preserve">+ </w:t>
      </w:r>
      <w:r>
        <w:rPr>
          <w:rFonts w:ascii="Times-Roman" w:hAnsi="Times-Roman" w:cs="Times-Roman"/>
          <w:color w:val="000000"/>
          <w:sz w:val="20"/>
          <w:szCs w:val="20"/>
        </w:rPr>
        <w:t>OM</w:t>
      </w:r>
      <w:r>
        <w:rPr>
          <w:rFonts w:ascii="MTMI" w:hAnsi="MTMI" w:cs="MTMI"/>
          <w:color w:val="000000"/>
          <w:sz w:val="15"/>
          <w:szCs w:val="15"/>
        </w:rPr>
        <w:t>l,t</w:t>
      </w:r>
      <w:r>
        <w:rPr>
          <w:rFonts w:ascii="MTMI" w:hAnsi="MTMI" w:cs="MTMI"/>
          <w:color w:val="000000"/>
          <w:sz w:val="20"/>
          <w:szCs w:val="20"/>
        </w:rPr>
        <w:t>)</w:t>
      </w:r>
      <w:r>
        <w:rPr>
          <w:rFonts w:ascii="Times-Roman" w:hAnsi="Times-Roman" w:cs="Times-Roman"/>
          <w:color w:val="000000"/>
          <w:sz w:val="20"/>
          <w:szCs w:val="20"/>
        </w:rPr>
        <w:t>nn</w:t>
      </w:r>
      <w:r>
        <w:rPr>
          <w:rFonts w:ascii="MTMI" w:hAnsi="MTMI" w:cs="MTMI"/>
          <w:color w:val="000000"/>
          <w:sz w:val="15"/>
          <w:szCs w:val="15"/>
        </w:rPr>
        <w:t xml:space="preserve">t </w:t>
      </w:r>
      <w:r>
        <w:rPr>
          <w:rFonts w:ascii="Times-Roman" w:hAnsi="Times-Roman" w:cs="Times-Roman"/>
          <w:color w:val="000000"/>
          <w:sz w:val="20"/>
          <w:szCs w:val="20"/>
        </w:rPr>
        <w:t>]</w:t>
      </w:r>
      <w:r>
        <w:rPr>
          <w:rFonts w:ascii="MTMI" w:hAnsi="MTMI" w:cs="MTMI"/>
          <w:color w:val="000000"/>
          <w:sz w:val="20"/>
          <w:szCs w:val="20"/>
        </w:rPr>
        <w:t>,</w:t>
      </w:r>
    </w:p>
    <w:p w14:paraId="596C182B" w14:textId="77777777" w:rsidR="00D72562" w:rsidRDefault="00D72562" w:rsidP="00632D5D">
      <w:pPr>
        <w:autoSpaceDE w:val="0"/>
        <w:autoSpaceDN w:val="0"/>
        <w:adjustRightInd w:val="0"/>
        <w:spacing w:after="0" w:line="240" w:lineRule="auto"/>
        <w:rPr>
          <w:rFonts w:ascii="MTMI" w:hAnsi="MTMI" w:cs="MTMI"/>
          <w:color w:val="000000"/>
          <w:sz w:val="20"/>
          <w:szCs w:val="20"/>
        </w:rPr>
      </w:pPr>
      <w:r>
        <w:rPr>
          <w:rFonts w:ascii="Times-Roman" w:hAnsi="Times-Roman" w:cs="Times-Roman"/>
          <w:color w:val="000000"/>
          <w:sz w:val="20"/>
          <w:szCs w:val="20"/>
        </w:rPr>
        <w:t xml:space="preserve">113mm </w:t>
      </w:r>
      <w:r>
        <w:rPr>
          <w:rFonts w:ascii="MTSY" w:eastAsia="MTSY" w:hAnsi="Times-Italic" w:cs="MTSY" w:hint="eastAsia"/>
          <w:color w:val="000000"/>
          <w:sz w:val="20"/>
          <w:szCs w:val="20"/>
        </w:rPr>
        <w:t>≤</w:t>
      </w:r>
      <w:r>
        <w:rPr>
          <w:rFonts w:ascii="MTSY" w:eastAsia="MTSY" w:hAnsi="Times-Italic" w:cs="MTSY"/>
          <w:color w:val="000000"/>
          <w:sz w:val="20"/>
          <w:szCs w:val="20"/>
        </w:rPr>
        <w:t xml:space="preserve"> </w:t>
      </w:r>
      <w:r>
        <w:rPr>
          <w:rFonts w:ascii="MTMI" w:hAnsi="MTMI" w:cs="MTMI"/>
          <w:color w:val="000000"/>
          <w:sz w:val="20"/>
          <w:szCs w:val="20"/>
        </w:rPr>
        <w:tab/>
        <w:t xml:space="preserve"> </w:t>
      </w:r>
      <w:r>
        <w:rPr>
          <w:rFonts w:ascii="MTSY" w:eastAsia="MTSY" w:hAnsi="Times-Italic" w:cs="MTSY" w:hint="eastAsia"/>
          <w:color w:val="000000"/>
          <w:sz w:val="20"/>
          <w:szCs w:val="20"/>
        </w:rPr>
        <w:t>≤</w:t>
      </w:r>
      <w:r>
        <w:rPr>
          <w:rFonts w:ascii="MTSY" w:eastAsia="MTSY" w:hAnsi="Times-Italic" w:cs="MTSY"/>
          <w:color w:val="000000"/>
          <w:sz w:val="20"/>
          <w:szCs w:val="20"/>
        </w:rPr>
        <w:t xml:space="preserve"> </w:t>
      </w:r>
      <w:r>
        <w:rPr>
          <w:rFonts w:ascii="Times-Roman" w:hAnsi="Times-Roman" w:cs="Times-Roman"/>
          <w:color w:val="000000"/>
          <w:sz w:val="20"/>
          <w:szCs w:val="20"/>
        </w:rPr>
        <w:t>137mmCW</w:t>
      </w:r>
      <w:r>
        <w:rPr>
          <w:rFonts w:ascii="MTMI" w:hAnsi="MTMI" w:cs="MTMI"/>
          <w:color w:val="000000"/>
          <w:sz w:val="20"/>
          <w:szCs w:val="20"/>
        </w:rPr>
        <w:t>,</w:t>
      </w:r>
    </w:p>
    <w:p w14:paraId="22E7FF7E" w14:textId="77777777" w:rsidR="00D72562" w:rsidRDefault="00D72562" w:rsidP="00632D5D">
      <w:pPr>
        <w:autoSpaceDE w:val="0"/>
        <w:autoSpaceDN w:val="0"/>
        <w:adjustRightInd w:val="0"/>
        <w:spacing w:after="0" w:line="240" w:lineRule="auto"/>
        <w:rPr>
          <w:rFonts w:ascii="MTMI" w:hAnsi="MTMI" w:cs="MTMI"/>
          <w:color w:val="000000"/>
          <w:sz w:val="15"/>
          <w:szCs w:val="15"/>
        </w:rPr>
      </w:pPr>
      <w:r>
        <w:rPr>
          <w:rFonts w:ascii="Times-Roman" w:hAnsi="Times-Roman" w:cs="Times-Roman"/>
          <w:color w:val="000000"/>
          <w:sz w:val="20"/>
          <w:szCs w:val="20"/>
        </w:rPr>
        <w:t>TOM</w:t>
      </w:r>
      <w:r>
        <w:rPr>
          <w:rFonts w:ascii="MTMI" w:hAnsi="MTMI" w:cs="MTMI"/>
          <w:color w:val="000000"/>
          <w:sz w:val="15"/>
          <w:szCs w:val="15"/>
        </w:rPr>
        <w:t xml:space="preserve">t </w:t>
      </w:r>
      <w:r>
        <w:rPr>
          <w:rFonts w:ascii="MTSY" w:eastAsia="MTSY" w:hAnsi="Times-Italic" w:cs="MTSY"/>
          <w:color w:val="000000"/>
          <w:sz w:val="20"/>
          <w:szCs w:val="20"/>
        </w:rPr>
        <w:t>=</w:t>
      </w:r>
      <w:r>
        <w:rPr>
          <w:rFonts w:ascii="MTEX" w:hAnsi="MTEX" w:cs="MTEX"/>
          <w:color w:val="000000"/>
          <w:sz w:val="20"/>
          <w:szCs w:val="20"/>
        </w:rPr>
        <w:t>_</w:t>
      </w:r>
      <w:r>
        <w:rPr>
          <w:rFonts w:ascii="MTMI" w:hAnsi="MTMI" w:cs="MTMI"/>
          <w:color w:val="000000"/>
          <w:sz w:val="15"/>
          <w:szCs w:val="15"/>
        </w:rPr>
        <w:t>l</w:t>
      </w:r>
    </w:p>
    <w:p w14:paraId="39413E65" w14:textId="77777777" w:rsidR="00D72562" w:rsidRDefault="00D72562" w:rsidP="00632D5D">
      <w:pPr>
        <w:autoSpaceDE w:val="0"/>
        <w:autoSpaceDN w:val="0"/>
        <w:adjustRightInd w:val="0"/>
        <w:spacing w:after="0" w:line="240" w:lineRule="auto"/>
        <w:rPr>
          <w:rFonts w:ascii="MTMI" w:hAnsi="MTMI" w:cs="MTMI"/>
          <w:color w:val="000000"/>
          <w:sz w:val="20"/>
          <w:szCs w:val="20"/>
        </w:rPr>
      </w:pPr>
      <w:r>
        <w:rPr>
          <w:rFonts w:ascii="Times-Roman" w:hAnsi="Times-Roman" w:cs="Times-Roman"/>
          <w:color w:val="000000"/>
          <w:sz w:val="20"/>
          <w:szCs w:val="20"/>
        </w:rPr>
        <w:t>[</w:t>
      </w:r>
      <w:r>
        <w:rPr>
          <w:rFonts w:ascii="MTMI" w:hAnsi="MTMI" w:cs="MTMI"/>
          <w:color w:val="000000"/>
          <w:sz w:val="20"/>
          <w:szCs w:val="20"/>
        </w:rPr>
        <w:t>(</w:t>
      </w:r>
      <w:r>
        <w:rPr>
          <w:rFonts w:ascii="Times-Roman" w:hAnsi="Times-Roman" w:cs="Times-Roman"/>
          <w:color w:val="000000"/>
          <w:sz w:val="20"/>
          <w:szCs w:val="20"/>
        </w:rPr>
        <w:t>0</w:t>
      </w:r>
      <w:r>
        <w:rPr>
          <w:rFonts w:ascii="MTMI" w:hAnsi="MTMI" w:cs="MTMI"/>
          <w:color w:val="000000"/>
          <w:sz w:val="20"/>
          <w:szCs w:val="20"/>
        </w:rPr>
        <w:t>.</w:t>
      </w:r>
      <w:r>
        <w:rPr>
          <w:rFonts w:ascii="Times-Roman" w:hAnsi="Times-Roman" w:cs="Times-Roman"/>
          <w:color w:val="000000"/>
          <w:sz w:val="20"/>
          <w:szCs w:val="20"/>
        </w:rPr>
        <w:t>1NM</w:t>
      </w:r>
      <w:r>
        <w:rPr>
          <w:rFonts w:ascii="MTMI" w:hAnsi="MTMI" w:cs="MTMI"/>
          <w:color w:val="000000"/>
          <w:sz w:val="15"/>
          <w:szCs w:val="15"/>
        </w:rPr>
        <w:t xml:space="preserve">l,t </w:t>
      </w:r>
      <w:r>
        <w:rPr>
          <w:rFonts w:ascii="MTSY" w:eastAsia="MTSY" w:hAnsi="Times-Italic" w:cs="MTSY"/>
          <w:color w:val="000000"/>
          <w:sz w:val="20"/>
          <w:szCs w:val="20"/>
        </w:rPr>
        <w:t xml:space="preserve">+ </w:t>
      </w:r>
      <w:r>
        <w:rPr>
          <w:rFonts w:ascii="Times-Roman" w:hAnsi="Times-Roman" w:cs="Times-Roman"/>
          <w:color w:val="000000"/>
          <w:sz w:val="20"/>
          <w:szCs w:val="20"/>
        </w:rPr>
        <w:t>OM</w:t>
      </w:r>
      <w:r>
        <w:rPr>
          <w:rFonts w:ascii="MTMI" w:hAnsi="MTMI" w:cs="MTMI"/>
          <w:color w:val="000000"/>
          <w:sz w:val="15"/>
          <w:szCs w:val="15"/>
        </w:rPr>
        <w:t>l,t</w:t>
      </w:r>
      <w:r>
        <w:rPr>
          <w:rFonts w:ascii="MTMI" w:hAnsi="MTMI" w:cs="MTMI"/>
          <w:color w:val="000000"/>
          <w:sz w:val="20"/>
          <w:szCs w:val="20"/>
        </w:rPr>
        <w:t>)</w:t>
      </w:r>
      <w:r>
        <w:rPr>
          <w:rFonts w:ascii="Times-Roman" w:hAnsi="Times-Roman" w:cs="Times-Roman"/>
          <w:color w:val="000000"/>
          <w:sz w:val="20"/>
          <w:szCs w:val="20"/>
        </w:rPr>
        <w:t>on</w:t>
      </w:r>
      <w:r>
        <w:rPr>
          <w:rFonts w:ascii="MTMI" w:hAnsi="MTMI" w:cs="MTMI"/>
          <w:color w:val="000000"/>
          <w:sz w:val="15"/>
          <w:szCs w:val="15"/>
        </w:rPr>
        <w:t xml:space="preserve">t </w:t>
      </w:r>
      <w:r>
        <w:rPr>
          <w:rFonts w:ascii="Times-Roman" w:hAnsi="Times-Roman" w:cs="Times-Roman"/>
          <w:color w:val="000000"/>
          <w:sz w:val="20"/>
          <w:szCs w:val="20"/>
        </w:rPr>
        <w:t>]</w:t>
      </w:r>
      <w:r>
        <w:rPr>
          <w:rFonts w:ascii="MTMI" w:hAnsi="MTMI" w:cs="MTMI"/>
          <w:color w:val="000000"/>
          <w:sz w:val="20"/>
          <w:szCs w:val="20"/>
        </w:rPr>
        <w:t>,</w:t>
      </w:r>
    </w:p>
    <w:p w14:paraId="17037652" w14:textId="77777777" w:rsidR="00D72562" w:rsidRDefault="00D72562" w:rsidP="00632D5D">
      <w:pPr>
        <w:autoSpaceDE w:val="0"/>
        <w:autoSpaceDN w:val="0"/>
        <w:adjustRightInd w:val="0"/>
        <w:spacing w:after="0" w:line="240" w:lineRule="auto"/>
        <w:rPr>
          <w:rFonts w:ascii="Times-Roman" w:hAnsi="Times-Roman" w:cs="Times-Roman"/>
          <w:color w:val="000000"/>
          <w:sz w:val="20"/>
          <w:szCs w:val="20"/>
        </w:rPr>
      </w:pPr>
      <w:r>
        <w:rPr>
          <w:rFonts w:ascii="MTMI" w:hAnsi="MTMI" w:cs="MTMI"/>
          <w:color w:val="000000"/>
          <w:sz w:val="20"/>
          <w:szCs w:val="20"/>
        </w:rPr>
        <w:tab/>
        <w:t xml:space="preserve"> </w:t>
      </w:r>
      <w:r>
        <w:rPr>
          <w:rFonts w:ascii="MTSY" w:eastAsia="MTSY" w:hAnsi="Times-Italic" w:cs="MTSY" w:hint="eastAsia"/>
          <w:color w:val="000000"/>
          <w:sz w:val="20"/>
          <w:szCs w:val="20"/>
        </w:rPr>
        <w:t>≥</w:t>
      </w:r>
      <w:r>
        <w:rPr>
          <w:rFonts w:ascii="MTSY" w:eastAsia="MTSY" w:hAnsi="Times-Italic" w:cs="MTSY"/>
          <w:color w:val="000000"/>
          <w:sz w:val="20"/>
          <w:szCs w:val="20"/>
        </w:rPr>
        <w:t xml:space="preserve"> </w:t>
      </w:r>
      <w:r>
        <w:rPr>
          <w:rFonts w:ascii="Times-Roman" w:hAnsi="Times-Roman" w:cs="Times-Roman"/>
          <w:color w:val="000000"/>
          <w:sz w:val="20"/>
          <w:szCs w:val="20"/>
        </w:rPr>
        <w:t>113mmCW (3)</w:t>
      </w:r>
    </w:p>
    <w:p w14:paraId="7ADEE228" w14:textId="77777777" w:rsidR="00D72562" w:rsidRDefault="00D72562" w:rsidP="00632D5D">
      <w:pPr>
        <w:autoSpaceDE w:val="0"/>
        <w:autoSpaceDN w:val="0"/>
        <w:adjustRightInd w:val="0"/>
        <w:spacing w:after="0" w:line="240" w:lineRule="auto"/>
        <w:rPr>
          <w:rFonts w:ascii="Times-Roman" w:hAnsi="Times-Roman" w:cs="Times-Roman"/>
          <w:color w:val="000000"/>
          <w:sz w:val="20"/>
          <w:szCs w:val="20"/>
        </w:rPr>
      </w:pPr>
      <w:r>
        <w:rPr>
          <w:rFonts w:ascii="Times-Roman" w:hAnsi="Times-Roman" w:cs="Times-Roman"/>
          <w:color w:val="000000"/>
          <w:sz w:val="20"/>
          <w:szCs w:val="20"/>
        </w:rPr>
        <w:t>where NM</w:t>
      </w:r>
      <w:r>
        <w:rPr>
          <w:rFonts w:ascii="MTMI" w:hAnsi="MTMI" w:cs="MTMI"/>
          <w:color w:val="000000"/>
          <w:sz w:val="15"/>
          <w:szCs w:val="15"/>
        </w:rPr>
        <w:t xml:space="preserve">l,t </w:t>
      </w:r>
      <w:r>
        <w:rPr>
          <w:rFonts w:ascii="Times-Roman" w:hAnsi="Times-Roman" w:cs="Times-Roman"/>
          <w:color w:val="000000"/>
          <w:sz w:val="20"/>
          <w:szCs w:val="20"/>
        </w:rPr>
        <w:t>and OM</w:t>
      </w:r>
      <w:r>
        <w:rPr>
          <w:rFonts w:ascii="MTMI" w:hAnsi="MTMI" w:cs="MTMI"/>
          <w:color w:val="000000"/>
          <w:sz w:val="15"/>
          <w:szCs w:val="15"/>
        </w:rPr>
        <w:t xml:space="preserve">l,t </w:t>
      </w:r>
      <w:r>
        <w:rPr>
          <w:rFonts w:ascii="Times-Roman" w:hAnsi="Times-Roman" w:cs="Times-Roman"/>
          <w:color w:val="000000"/>
          <w:sz w:val="20"/>
          <w:szCs w:val="20"/>
        </w:rPr>
        <w:t>are the mature male crab abundances</w:t>
      </w:r>
    </w:p>
    <w:p w14:paraId="5397057A" w14:textId="77777777" w:rsidR="00D72562" w:rsidRDefault="00D72562" w:rsidP="00632D5D">
      <w:pPr>
        <w:autoSpaceDE w:val="0"/>
        <w:autoSpaceDN w:val="0"/>
        <w:adjustRightInd w:val="0"/>
        <w:spacing w:after="0" w:line="240" w:lineRule="auto"/>
        <w:rPr>
          <w:rFonts w:ascii="Times-Roman" w:hAnsi="Times-Roman" w:cs="Times-Roman"/>
          <w:color w:val="000000"/>
          <w:sz w:val="20"/>
          <w:szCs w:val="20"/>
        </w:rPr>
      </w:pPr>
      <w:r>
        <w:rPr>
          <w:rFonts w:ascii="Times-Roman" w:hAnsi="Times-Roman" w:cs="Times-Roman"/>
          <w:color w:val="000000"/>
          <w:sz w:val="20"/>
          <w:szCs w:val="20"/>
        </w:rPr>
        <w:t xml:space="preserve">in width class </w:t>
      </w:r>
      <w:r>
        <w:rPr>
          <w:rFonts w:ascii="Times-Italic" w:hAnsi="Times-Italic" w:cs="Times-Italic"/>
          <w:i/>
          <w:iCs/>
          <w:color w:val="000000"/>
          <w:sz w:val="20"/>
          <w:szCs w:val="20"/>
        </w:rPr>
        <w:t xml:space="preserve">l </w:t>
      </w:r>
      <w:r>
        <w:rPr>
          <w:rFonts w:ascii="Times-Roman" w:hAnsi="Times-Roman" w:cs="Times-Roman"/>
          <w:color w:val="000000"/>
          <w:sz w:val="20"/>
          <w:szCs w:val="20"/>
        </w:rPr>
        <w:t xml:space="preserve">and year </w:t>
      </w:r>
      <w:r>
        <w:rPr>
          <w:rFonts w:ascii="Times-Italic" w:hAnsi="Times-Italic" w:cs="Times-Italic"/>
          <w:i/>
          <w:iCs/>
          <w:color w:val="000000"/>
          <w:sz w:val="20"/>
          <w:szCs w:val="20"/>
        </w:rPr>
        <w:t xml:space="preserve">t </w:t>
      </w:r>
      <w:r>
        <w:rPr>
          <w:rFonts w:ascii="Times-Roman" w:hAnsi="Times-Roman" w:cs="Times-Roman"/>
          <w:color w:val="000000"/>
          <w:sz w:val="20"/>
          <w:szCs w:val="20"/>
        </w:rPr>
        <w:t>with newshell and</w:t>
      </w:r>
    </w:p>
    <w:p w14:paraId="63B9F75A" w14:textId="77777777" w:rsidR="00D72562" w:rsidRDefault="00D72562" w:rsidP="00632D5D">
      <w:pPr>
        <w:autoSpaceDE w:val="0"/>
        <w:autoSpaceDN w:val="0"/>
        <w:adjustRightInd w:val="0"/>
        <w:spacing w:after="0" w:line="240" w:lineRule="auto"/>
        <w:rPr>
          <w:rFonts w:ascii="Times-Roman" w:hAnsi="Times-Roman" w:cs="Times-Roman"/>
          <w:color w:val="000000"/>
          <w:sz w:val="20"/>
          <w:szCs w:val="20"/>
        </w:rPr>
      </w:pPr>
      <w:r>
        <w:rPr>
          <w:rFonts w:ascii="Times-Roman" w:hAnsi="Times-Roman" w:cs="Times-Roman"/>
          <w:color w:val="000000"/>
          <w:sz w:val="20"/>
          <w:szCs w:val="20"/>
        </w:rPr>
        <w:t>oldshell conditions, respectively, and nn</w:t>
      </w:r>
      <w:r>
        <w:rPr>
          <w:rFonts w:ascii="MTMI" w:hAnsi="MTMI" w:cs="MTMI"/>
          <w:color w:val="000000"/>
          <w:sz w:val="15"/>
          <w:szCs w:val="15"/>
        </w:rPr>
        <w:t xml:space="preserve">t </w:t>
      </w:r>
      <w:r>
        <w:rPr>
          <w:rFonts w:ascii="Times-Roman" w:hAnsi="Times-Roman" w:cs="Times-Roman"/>
          <w:color w:val="000000"/>
          <w:sz w:val="20"/>
          <w:szCs w:val="20"/>
        </w:rPr>
        <w:t>and on</w:t>
      </w:r>
      <w:r>
        <w:rPr>
          <w:rFonts w:ascii="MTMI" w:hAnsi="MTMI" w:cs="MTMI"/>
          <w:color w:val="000000"/>
          <w:sz w:val="15"/>
          <w:szCs w:val="15"/>
        </w:rPr>
        <w:t xml:space="preserve">t </w:t>
      </w:r>
      <w:r>
        <w:rPr>
          <w:rFonts w:ascii="Times-Roman" w:hAnsi="Times-Roman" w:cs="Times-Roman"/>
          <w:color w:val="000000"/>
          <w:sz w:val="20"/>
          <w:szCs w:val="20"/>
        </w:rPr>
        <w:t>are</w:t>
      </w:r>
    </w:p>
    <w:p w14:paraId="70533652" w14:textId="77777777" w:rsidR="00D72562" w:rsidRDefault="00D72562" w:rsidP="00632D5D">
      <w:pPr>
        <w:autoSpaceDE w:val="0"/>
        <w:autoSpaceDN w:val="0"/>
        <w:adjustRightInd w:val="0"/>
        <w:spacing w:after="0" w:line="240" w:lineRule="auto"/>
        <w:rPr>
          <w:rFonts w:ascii="Times-Roman" w:hAnsi="Times-Roman" w:cs="Times-Roman"/>
          <w:color w:val="000000"/>
          <w:sz w:val="20"/>
          <w:szCs w:val="20"/>
        </w:rPr>
      </w:pPr>
      <w:r>
        <w:rPr>
          <w:rFonts w:ascii="Times-Roman" w:hAnsi="Times-Roman" w:cs="Times-Roman"/>
          <w:color w:val="000000"/>
          <w:sz w:val="20"/>
          <w:szCs w:val="20"/>
        </w:rPr>
        <w:t>the maximum average number of newshell and oldshell</w:t>
      </w:r>
    </w:p>
    <w:p w14:paraId="4357E6F1" w14:textId="77777777" w:rsidR="00D72562" w:rsidRDefault="00D72562" w:rsidP="00632D5D">
      <w:pPr>
        <w:autoSpaceDE w:val="0"/>
        <w:autoSpaceDN w:val="0"/>
        <w:adjustRightInd w:val="0"/>
        <w:spacing w:after="0" w:line="240" w:lineRule="auto"/>
        <w:rPr>
          <w:rFonts w:ascii="Times-Roman" w:hAnsi="Times-Roman" w:cs="Times-Roman"/>
          <w:color w:val="000000"/>
          <w:sz w:val="20"/>
          <w:szCs w:val="20"/>
        </w:rPr>
      </w:pPr>
      <w:r>
        <w:rPr>
          <w:rFonts w:ascii="Times-Roman" w:hAnsi="Times-Roman" w:cs="Times-Roman"/>
          <w:color w:val="000000"/>
          <w:sz w:val="20"/>
          <w:szCs w:val="20"/>
        </w:rPr>
        <w:t>females mated by a matable male (a mature male</w:t>
      </w:r>
    </w:p>
    <w:p w14:paraId="1E438ED5" w14:textId="77777777" w:rsidR="00D72562" w:rsidRDefault="00D72562" w:rsidP="00632D5D">
      <w:pPr>
        <w:autoSpaceDE w:val="0"/>
        <w:autoSpaceDN w:val="0"/>
        <w:adjustRightInd w:val="0"/>
        <w:spacing w:after="0" w:line="240" w:lineRule="auto"/>
        <w:rPr>
          <w:rFonts w:ascii="Times-Roman" w:hAnsi="Times-Roman" w:cs="Times-Roman"/>
          <w:color w:val="000000"/>
          <w:sz w:val="20"/>
          <w:szCs w:val="20"/>
        </w:rPr>
      </w:pPr>
      <w:r>
        <w:rPr>
          <w:rFonts w:ascii="Times-Roman" w:hAnsi="Times-Roman" w:cs="Times-Roman"/>
          <w:color w:val="000000"/>
          <w:sz w:val="20"/>
          <w:szCs w:val="20"/>
        </w:rPr>
        <w:t xml:space="preserve">participating in mating) in year </w:t>
      </w:r>
      <w:r>
        <w:rPr>
          <w:rFonts w:ascii="Times-Italic" w:hAnsi="Times-Italic" w:cs="Times-Italic"/>
          <w:i/>
          <w:iCs/>
          <w:color w:val="000000"/>
          <w:sz w:val="20"/>
          <w:szCs w:val="20"/>
        </w:rPr>
        <w:t>t</w:t>
      </w:r>
      <w:r>
        <w:rPr>
          <w:rFonts w:ascii="Times-Roman" w:hAnsi="Times-Roman" w:cs="Times-Roman"/>
          <w:color w:val="000000"/>
          <w:sz w:val="20"/>
          <w:szCs w:val="20"/>
        </w:rPr>
        <w:t>.</w:t>
      </w:r>
    </w:p>
    <w:p w14:paraId="20CB4EB5" w14:textId="77777777" w:rsidR="00D72562" w:rsidRDefault="00D72562" w:rsidP="00632D5D">
      <w:pPr>
        <w:autoSpaceDE w:val="0"/>
        <w:autoSpaceDN w:val="0"/>
        <w:adjustRightInd w:val="0"/>
        <w:spacing w:after="0" w:line="240" w:lineRule="auto"/>
        <w:rPr>
          <w:rFonts w:ascii="Times-Roman" w:hAnsi="Times-Roman" w:cs="Times-Roman"/>
          <w:color w:val="000000"/>
          <w:sz w:val="20"/>
          <w:szCs w:val="20"/>
        </w:rPr>
      </w:pPr>
      <w:r>
        <w:rPr>
          <w:rFonts w:ascii="Times-Roman" w:hAnsi="Times-Roman" w:cs="Times-Roman"/>
          <w:color w:val="000066"/>
          <w:sz w:val="20"/>
          <w:szCs w:val="20"/>
        </w:rPr>
        <w:t xml:space="preserve">Eq. (2) </w:t>
      </w:r>
      <w:r>
        <w:rPr>
          <w:rFonts w:ascii="Times-Roman" w:hAnsi="Times-Roman" w:cs="Times-Roman"/>
          <w:color w:val="000000"/>
          <w:sz w:val="20"/>
          <w:szCs w:val="20"/>
        </w:rPr>
        <w:t>reflects the fact that female Tanner crab</w:t>
      </w:r>
    </w:p>
    <w:p w14:paraId="32973A9D" w14:textId="77777777" w:rsidR="00D72562" w:rsidRDefault="00D72562" w:rsidP="00632D5D">
      <w:pPr>
        <w:autoSpaceDE w:val="0"/>
        <w:autoSpaceDN w:val="0"/>
        <w:adjustRightInd w:val="0"/>
        <w:spacing w:after="0" w:line="240" w:lineRule="auto"/>
        <w:rPr>
          <w:rFonts w:ascii="Times-Roman" w:hAnsi="Times-Roman" w:cs="Times-Roman"/>
          <w:color w:val="000000"/>
          <w:sz w:val="20"/>
          <w:szCs w:val="20"/>
        </w:rPr>
      </w:pPr>
      <w:r>
        <w:rPr>
          <w:rFonts w:ascii="Times-Roman" w:hAnsi="Times-Roman" w:cs="Times-Roman"/>
          <w:color w:val="000000"/>
          <w:sz w:val="20"/>
          <w:szCs w:val="20"/>
        </w:rPr>
        <w:t>can use stored sperm from multiple matings to fertilize</w:t>
      </w:r>
    </w:p>
    <w:p w14:paraId="6EB07019" w14:textId="77777777" w:rsidR="00D72562" w:rsidRDefault="00D72562" w:rsidP="00632D5D">
      <w:pPr>
        <w:autoSpaceDE w:val="0"/>
        <w:autoSpaceDN w:val="0"/>
        <w:adjustRightInd w:val="0"/>
        <w:spacing w:after="0" w:line="240" w:lineRule="auto"/>
        <w:rPr>
          <w:rFonts w:ascii="Times-Roman" w:hAnsi="Times-Roman" w:cs="Times-Roman"/>
          <w:color w:val="000000"/>
          <w:sz w:val="20"/>
          <w:szCs w:val="20"/>
        </w:rPr>
      </w:pPr>
      <w:r>
        <w:rPr>
          <w:rFonts w:ascii="Times-Roman" w:hAnsi="Times-Roman" w:cs="Times-Roman"/>
          <w:color w:val="000000"/>
          <w:sz w:val="20"/>
          <w:szCs w:val="20"/>
        </w:rPr>
        <w:t>the subsequent 2 years’ clutches (</w:t>
      </w:r>
      <w:r>
        <w:rPr>
          <w:rFonts w:ascii="Times-Roman" w:hAnsi="Times-Roman" w:cs="Times-Roman"/>
          <w:color w:val="000066"/>
          <w:sz w:val="20"/>
          <w:szCs w:val="20"/>
        </w:rPr>
        <w:t>Paul, 1984</w:t>
      </w:r>
      <w:r>
        <w:rPr>
          <w:rFonts w:ascii="Times-Roman" w:hAnsi="Times-Roman" w:cs="Times-Roman"/>
          <w:color w:val="000000"/>
          <w:sz w:val="20"/>
          <w:szCs w:val="20"/>
        </w:rPr>
        <w:t>). If</w:t>
      </w:r>
    </w:p>
    <w:p w14:paraId="01C971D6" w14:textId="77777777" w:rsidR="00D72562" w:rsidRDefault="00D72562" w:rsidP="00632D5D">
      <w:pPr>
        <w:autoSpaceDE w:val="0"/>
        <w:autoSpaceDN w:val="0"/>
        <w:adjustRightInd w:val="0"/>
        <w:spacing w:after="0" w:line="240" w:lineRule="auto"/>
        <w:rPr>
          <w:rFonts w:ascii="Times-Roman" w:hAnsi="Times-Roman" w:cs="Times-Roman"/>
          <w:color w:val="000000"/>
          <w:sz w:val="20"/>
          <w:szCs w:val="20"/>
        </w:rPr>
      </w:pPr>
      <w:r>
        <w:rPr>
          <w:rFonts w:ascii="Times-Roman" w:hAnsi="Times-Roman" w:cs="Times-Roman"/>
          <w:color w:val="000000"/>
          <w:sz w:val="20"/>
          <w:szCs w:val="20"/>
        </w:rPr>
        <w:t>nr</w:t>
      </w:r>
      <w:r>
        <w:rPr>
          <w:rFonts w:ascii="MTMI" w:hAnsi="MTMI" w:cs="MTMI"/>
          <w:color w:val="000000"/>
          <w:sz w:val="15"/>
          <w:szCs w:val="15"/>
        </w:rPr>
        <w:t xml:space="preserve">t </w:t>
      </w:r>
      <w:r>
        <w:rPr>
          <w:rFonts w:ascii="Times-Roman" w:hAnsi="Times-Roman" w:cs="Times-Roman"/>
          <w:color w:val="000000"/>
          <w:sz w:val="20"/>
          <w:szCs w:val="20"/>
        </w:rPr>
        <w:t>or or</w:t>
      </w:r>
      <w:r>
        <w:rPr>
          <w:rFonts w:ascii="MTMI" w:hAnsi="MTMI" w:cs="MTMI"/>
          <w:color w:val="000000"/>
          <w:sz w:val="15"/>
          <w:szCs w:val="15"/>
        </w:rPr>
        <w:t xml:space="preserve">t </w:t>
      </w:r>
      <w:r>
        <w:rPr>
          <w:rFonts w:ascii="Times-Roman" w:hAnsi="Times-Roman" w:cs="Times-Roman"/>
          <w:color w:val="000000"/>
          <w:sz w:val="20"/>
          <w:szCs w:val="20"/>
        </w:rPr>
        <w:t>&gt;1, we set them equal to 1. Based on the</w:t>
      </w:r>
    </w:p>
    <w:p w14:paraId="2820D0DF" w14:textId="77777777" w:rsidR="00D72562" w:rsidRDefault="00D72562" w:rsidP="00632D5D">
      <w:pPr>
        <w:autoSpaceDE w:val="0"/>
        <w:autoSpaceDN w:val="0"/>
        <w:adjustRightInd w:val="0"/>
        <w:spacing w:after="0" w:line="240" w:lineRule="auto"/>
        <w:rPr>
          <w:rFonts w:ascii="Times-Roman" w:hAnsi="Times-Roman" w:cs="Times-Roman"/>
          <w:color w:val="000000"/>
          <w:sz w:val="20"/>
          <w:szCs w:val="20"/>
        </w:rPr>
      </w:pPr>
      <w:r>
        <w:rPr>
          <w:rFonts w:ascii="Times-Roman" w:hAnsi="Times-Roman" w:cs="Times-Roman"/>
          <w:color w:val="000000"/>
          <w:sz w:val="20"/>
          <w:szCs w:val="20"/>
        </w:rPr>
        <w:t>influence of male shell condition on mating and the</w:t>
      </w:r>
    </w:p>
    <w:p w14:paraId="0DF9C259" w14:textId="77777777" w:rsidR="00D72562" w:rsidRDefault="00D72562" w:rsidP="00632D5D">
      <w:pPr>
        <w:autoSpaceDE w:val="0"/>
        <w:autoSpaceDN w:val="0"/>
        <w:adjustRightInd w:val="0"/>
        <w:spacing w:after="0" w:line="240" w:lineRule="auto"/>
        <w:rPr>
          <w:rFonts w:ascii="Times-Roman" w:hAnsi="Times-Roman" w:cs="Times-Roman"/>
          <w:color w:val="000000"/>
          <w:sz w:val="20"/>
          <w:szCs w:val="20"/>
        </w:rPr>
      </w:pPr>
      <w:r>
        <w:rPr>
          <w:rFonts w:ascii="Times-Roman" w:hAnsi="Times-Roman" w:cs="Times-Roman"/>
          <w:color w:val="000000"/>
          <w:sz w:val="20"/>
          <w:szCs w:val="20"/>
        </w:rPr>
        <w:t>molting duration for primiparous females, we assumed</w:t>
      </w:r>
    </w:p>
    <w:p w14:paraId="41A197D0" w14:textId="77777777" w:rsidR="00D72562" w:rsidRDefault="00D72562" w:rsidP="00632D5D">
      <w:pPr>
        <w:autoSpaceDE w:val="0"/>
        <w:autoSpaceDN w:val="0"/>
        <w:adjustRightInd w:val="0"/>
        <w:spacing w:after="0" w:line="240" w:lineRule="auto"/>
        <w:rPr>
          <w:rFonts w:ascii="Times-Roman" w:hAnsi="Times-Roman" w:cs="Times-Roman"/>
          <w:color w:val="000000"/>
          <w:sz w:val="20"/>
          <w:szCs w:val="20"/>
        </w:rPr>
      </w:pPr>
      <w:r>
        <w:rPr>
          <w:rFonts w:ascii="Times-Roman" w:hAnsi="Times-Roman" w:cs="Times-Roman"/>
          <w:color w:val="000000"/>
          <w:sz w:val="20"/>
          <w:szCs w:val="20"/>
        </w:rPr>
        <w:t>only 30% of newshell males mate with pubescent or</w:t>
      </w:r>
    </w:p>
    <w:p w14:paraId="6F49EB57" w14:textId="77777777" w:rsidR="00D72562" w:rsidRDefault="00D72562" w:rsidP="00632D5D">
      <w:pPr>
        <w:autoSpaceDE w:val="0"/>
        <w:autoSpaceDN w:val="0"/>
        <w:adjustRightInd w:val="0"/>
        <w:spacing w:after="0" w:line="240" w:lineRule="auto"/>
        <w:rPr>
          <w:rFonts w:ascii="Times-Roman" w:hAnsi="Times-Roman" w:cs="Times-Roman"/>
          <w:color w:val="000000"/>
          <w:sz w:val="20"/>
          <w:szCs w:val="20"/>
        </w:rPr>
      </w:pPr>
      <w:r>
        <w:rPr>
          <w:rFonts w:ascii="Times-Roman" w:hAnsi="Times-Roman" w:cs="Times-Roman"/>
          <w:color w:val="000000"/>
          <w:sz w:val="20"/>
          <w:szCs w:val="20"/>
        </w:rPr>
        <w:t>primiparous females and 10% mate with multiparous</w:t>
      </w:r>
    </w:p>
    <w:p w14:paraId="01D64E36" w14:textId="77777777" w:rsidR="00D72562" w:rsidRDefault="00D72562" w:rsidP="00632D5D">
      <w:pPr>
        <w:autoSpaceDE w:val="0"/>
        <w:autoSpaceDN w:val="0"/>
        <w:adjustRightInd w:val="0"/>
        <w:spacing w:after="0" w:line="240" w:lineRule="auto"/>
        <w:rPr>
          <w:rFonts w:ascii="Times-Roman" w:hAnsi="Times-Roman" w:cs="Times-Roman"/>
          <w:color w:val="000000"/>
          <w:sz w:val="20"/>
          <w:szCs w:val="20"/>
        </w:rPr>
      </w:pPr>
      <w:r>
        <w:rPr>
          <w:rFonts w:ascii="Times-Roman" w:hAnsi="Times-Roman" w:cs="Times-Roman"/>
          <w:color w:val="000000"/>
          <w:sz w:val="20"/>
          <w:szCs w:val="20"/>
        </w:rPr>
        <w:t>females (</w:t>
      </w:r>
      <w:r>
        <w:rPr>
          <w:rFonts w:ascii="Times-Roman" w:hAnsi="Times-Roman" w:cs="Times-Roman"/>
          <w:color w:val="000066"/>
          <w:sz w:val="20"/>
          <w:szCs w:val="20"/>
        </w:rPr>
        <w:t>Zheng and Kruse, 1998</w:t>
      </w:r>
      <w:r>
        <w:rPr>
          <w:rFonts w:ascii="Times-Roman" w:hAnsi="Times-Roman" w:cs="Times-Roman"/>
          <w:color w:val="000000"/>
          <w:sz w:val="20"/>
          <w:szCs w:val="20"/>
        </w:rPr>
        <w:t>). We also assumed</w:t>
      </w:r>
    </w:p>
    <w:p w14:paraId="15832CC9" w14:textId="77777777" w:rsidR="00D72562" w:rsidRDefault="00D72562" w:rsidP="00632D5D">
      <w:pPr>
        <w:autoSpaceDE w:val="0"/>
        <w:autoSpaceDN w:val="0"/>
        <w:adjustRightInd w:val="0"/>
        <w:spacing w:after="0" w:line="240" w:lineRule="auto"/>
        <w:rPr>
          <w:rFonts w:ascii="Times-Roman" w:hAnsi="Times-Roman" w:cs="Times-Roman"/>
          <w:color w:val="000000"/>
          <w:sz w:val="20"/>
          <w:szCs w:val="20"/>
        </w:rPr>
      </w:pPr>
      <w:r>
        <w:rPr>
          <w:rFonts w:ascii="Times-Roman" w:hAnsi="Times-Roman" w:cs="Times-Roman"/>
          <w:color w:val="000000"/>
          <w:sz w:val="20"/>
          <w:szCs w:val="20"/>
        </w:rPr>
        <w:t xml:space="preserve">males </w:t>
      </w:r>
      <w:r>
        <w:rPr>
          <w:rFonts w:ascii="MTMI" w:hAnsi="MTMI" w:cs="MTMI"/>
          <w:color w:val="000000"/>
          <w:sz w:val="20"/>
          <w:szCs w:val="20"/>
        </w:rPr>
        <w:t>&lt;</w:t>
      </w:r>
      <w:r>
        <w:rPr>
          <w:rFonts w:ascii="Times-Roman" w:hAnsi="Times-Roman" w:cs="Times-Roman"/>
          <w:color w:val="000000"/>
          <w:sz w:val="20"/>
          <w:szCs w:val="20"/>
        </w:rPr>
        <w:t>138mm CW can mate with both pubescent</w:t>
      </w:r>
    </w:p>
    <w:p w14:paraId="6459D337" w14:textId="77777777" w:rsidR="00D72562" w:rsidRDefault="00D72562" w:rsidP="00632D5D">
      <w:pPr>
        <w:autoSpaceDE w:val="0"/>
        <w:autoSpaceDN w:val="0"/>
        <w:adjustRightInd w:val="0"/>
        <w:spacing w:after="0" w:line="240" w:lineRule="auto"/>
        <w:rPr>
          <w:rFonts w:ascii="Times-Roman" w:hAnsi="Times-Roman" w:cs="Times-Roman"/>
          <w:color w:val="000000"/>
          <w:sz w:val="20"/>
          <w:szCs w:val="20"/>
        </w:rPr>
      </w:pPr>
      <w:r>
        <w:rPr>
          <w:rFonts w:ascii="Times-Roman" w:hAnsi="Times-Roman" w:cs="Times-Roman"/>
          <w:color w:val="000000"/>
          <w:sz w:val="20"/>
          <w:szCs w:val="20"/>
        </w:rPr>
        <w:t>or primiparous and multiparous females, but males</w:t>
      </w:r>
    </w:p>
    <w:p w14:paraId="6508DEA9" w14:textId="77777777" w:rsidR="00D72562" w:rsidRDefault="00D72562" w:rsidP="00632D5D">
      <w:pPr>
        <w:autoSpaceDE w:val="0"/>
        <w:autoSpaceDN w:val="0"/>
        <w:adjustRightInd w:val="0"/>
        <w:spacing w:after="0" w:line="240" w:lineRule="auto"/>
        <w:rPr>
          <w:rFonts w:ascii="Times-Roman" w:hAnsi="Times-Roman" w:cs="Times-Roman"/>
          <w:color w:val="000000"/>
          <w:sz w:val="20"/>
          <w:szCs w:val="20"/>
        </w:rPr>
      </w:pPr>
      <w:r>
        <w:rPr>
          <w:rFonts w:ascii="Times-Roman" w:hAnsi="Times-Roman" w:cs="Times-Roman"/>
          <w:color w:val="000000"/>
          <w:sz w:val="20"/>
          <w:szCs w:val="20"/>
        </w:rPr>
        <w:t>&gt;137mm CW mate with only multiparous females because</w:t>
      </w:r>
    </w:p>
    <w:p w14:paraId="2052F900" w14:textId="77777777" w:rsidR="00D72562" w:rsidRDefault="00D72562" w:rsidP="00632D5D">
      <w:pPr>
        <w:autoSpaceDE w:val="0"/>
        <w:autoSpaceDN w:val="0"/>
        <w:adjustRightInd w:val="0"/>
        <w:spacing w:after="0" w:line="240" w:lineRule="auto"/>
        <w:rPr>
          <w:rFonts w:ascii="Times-Roman" w:hAnsi="Times-Roman" w:cs="Times-Roman"/>
          <w:color w:val="000000"/>
          <w:sz w:val="20"/>
          <w:szCs w:val="20"/>
        </w:rPr>
      </w:pPr>
      <w:r>
        <w:rPr>
          <w:rFonts w:ascii="Times-Roman" w:hAnsi="Times-Roman" w:cs="Times-Roman"/>
          <w:color w:val="000000"/>
          <w:sz w:val="20"/>
          <w:szCs w:val="20"/>
        </w:rPr>
        <w:t>of spatial separation (</w:t>
      </w:r>
      <w:r>
        <w:rPr>
          <w:rFonts w:ascii="Times-Roman" w:hAnsi="Times-Roman" w:cs="Times-Roman"/>
          <w:color w:val="000066"/>
          <w:sz w:val="20"/>
          <w:szCs w:val="20"/>
        </w:rPr>
        <w:t>Zheng and Kruse, 1998</w:t>
      </w:r>
      <w:r>
        <w:rPr>
          <w:rFonts w:ascii="Times-Roman" w:hAnsi="Times-Roman" w:cs="Times-Roman"/>
          <w:color w:val="000000"/>
          <w:sz w:val="20"/>
          <w:szCs w:val="20"/>
        </w:rPr>
        <w:t>).</w:t>
      </w:r>
    </w:p>
    <w:p w14:paraId="2A27354A" w14:textId="77777777" w:rsidR="00D72562" w:rsidRDefault="00D72562" w:rsidP="00632D5D">
      <w:pPr>
        <w:autoSpaceDE w:val="0"/>
        <w:autoSpaceDN w:val="0"/>
        <w:adjustRightInd w:val="0"/>
        <w:spacing w:after="0" w:line="240" w:lineRule="auto"/>
        <w:rPr>
          <w:rFonts w:ascii="Times-Roman" w:hAnsi="Times-Roman" w:cs="Times-Roman"/>
          <w:color w:val="000000"/>
          <w:sz w:val="20"/>
          <w:szCs w:val="20"/>
        </w:rPr>
      </w:pPr>
      <w:r>
        <w:rPr>
          <w:rFonts w:ascii="Times-Roman" w:hAnsi="Times-Roman" w:cs="Times-Roman"/>
          <w:color w:val="000000"/>
          <w:sz w:val="20"/>
          <w:szCs w:val="20"/>
        </w:rPr>
        <w:t>This assumption will slightly affect the mating schedule</w:t>
      </w:r>
    </w:p>
    <w:p w14:paraId="3D342BE1" w14:textId="77777777" w:rsidR="00D72562" w:rsidRDefault="00D72562" w:rsidP="00632D5D">
      <w:pPr>
        <w:autoSpaceDE w:val="0"/>
        <w:autoSpaceDN w:val="0"/>
        <w:adjustRightInd w:val="0"/>
        <w:spacing w:after="0" w:line="240" w:lineRule="auto"/>
        <w:rPr>
          <w:rFonts w:ascii="Times-Roman" w:hAnsi="Times-Roman" w:cs="Times-Roman"/>
          <w:color w:val="000000"/>
          <w:sz w:val="20"/>
          <w:szCs w:val="20"/>
        </w:rPr>
      </w:pPr>
      <w:r>
        <w:rPr>
          <w:rFonts w:ascii="Times-Roman" w:hAnsi="Times-Roman" w:cs="Times-Roman"/>
          <w:color w:val="000000"/>
          <w:sz w:val="20"/>
          <w:szCs w:val="20"/>
        </w:rPr>
        <w:t>only in years such as 1987 when an extremely</w:t>
      </w:r>
    </w:p>
    <w:p w14:paraId="158421F8" w14:textId="77777777" w:rsidR="00D72562" w:rsidRDefault="00D72562" w:rsidP="00632D5D">
      <w:pPr>
        <w:autoSpaceDE w:val="0"/>
        <w:autoSpaceDN w:val="0"/>
        <w:adjustRightInd w:val="0"/>
        <w:spacing w:after="0" w:line="240" w:lineRule="auto"/>
        <w:rPr>
          <w:rFonts w:ascii="Times-Roman" w:hAnsi="Times-Roman" w:cs="Times-Roman"/>
          <w:color w:val="000000"/>
          <w:sz w:val="20"/>
          <w:szCs w:val="20"/>
        </w:rPr>
      </w:pPr>
      <w:r>
        <w:rPr>
          <w:rFonts w:ascii="Times-Roman" w:hAnsi="Times-Roman" w:cs="Times-Roman"/>
          <w:color w:val="000000"/>
          <w:sz w:val="20"/>
          <w:szCs w:val="20"/>
        </w:rPr>
        <w:t>strong recruitment with relatively large sizes at maturity</w:t>
      </w:r>
    </w:p>
    <w:p w14:paraId="0917E8A9" w14:textId="77777777" w:rsidR="00D72562" w:rsidRDefault="00D72562" w:rsidP="00632D5D">
      <w:pPr>
        <w:autoSpaceDE w:val="0"/>
        <w:autoSpaceDN w:val="0"/>
        <w:adjustRightInd w:val="0"/>
        <w:spacing w:after="0" w:line="240" w:lineRule="auto"/>
        <w:rPr>
          <w:rFonts w:ascii="Times-Roman" w:hAnsi="Times-Roman" w:cs="Times-Roman"/>
          <w:color w:val="000000"/>
          <w:sz w:val="20"/>
          <w:szCs w:val="20"/>
        </w:rPr>
      </w:pPr>
      <w:r>
        <w:rPr>
          <w:rFonts w:ascii="Times-Roman" w:hAnsi="Times-Roman" w:cs="Times-Roman"/>
          <w:color w:val="000000"/>
          <w:sz w:val="20"/>
          <w:szCs w:val="20"/>
        </w:rPr>
        <w:t>followed several years of poor recruitment. Following</w:t>
      </w:r>
    </w:p>
    <w:p w14:paraId="75454C65" w14:textId="77777777" w:rsidR="00D72562" w:rsidRDefault="00D72562" w:rsidP="00632D5D">
      <w:pPr>
        <w:autoSpaceDE w:val="0"/>
        <w:autoSpaceDN w:val="0"/>
        <w:adjustRightInd w:val="0"/>
        <w:spacing w:after="0" w:line="240" w:lineRule="auto"/>
        <w:rPr>
          <w:rFonts w:ascii="Times-Roman" w:hAnsi="Times-Roman" w:cs="Times-Roman"/>
          <w:color w:val="000000"/>
          <w:sz w:val="20"/>
          <w:szCs w:val="20"/>
        </w:rPr>
      </w:pPr>
      <w:r>
        <w:rPr>
          <w:rFonts w:ascii="Times-Roman" w:hAnsi="Times-Roman" w:cs="Times-Roman"/>
          <w:color w:val="000066"/>
          <w:sz w:val="20"/>
          <w:szCs w:val="20"/>
        </w:rPr>
        <w:t>Zheng and Kruse (1998)</w:t>
      </w:r>
      <w:r>
        <w:rPr>
          <w:rFonts w:ascii="Times-Roman" w:hAnsi="Times-Roman" w:cs="Times-Roman"/>
          <w:color w:val="000000"/>
          <w:sz w:val="20"/>
          <w:szCs w:val="20"/>
        </w:rPr>
        <w:t>, we assumed that a</w:t>
      </w:r>
    </w:p>
    <w:p w14:paraId="7E90B6F3" w14:textId="77777777" w:rsidR="00D72562" w:rsidRDefault="00D72562" w:rsidP="00632D5D">
      <w:pPr>
        <w:autoSpaceDE w:val="0"/>
        <w:autoSpaceDN w:val="0"/>
        <w:adjustRightInd w:val="0"/>
        <w:spacing w:after="0" w:line="240" w:lineRule="auto"/>
        <w:rPr>
          <w:rFonts w:ascii="Times-Roman" w:hAnsi="Times-Roman" w:cs="Times-Roman"/>
          <w:color w:val="000000"/>
          <w:sz w:val="20"/>
          <w:szCs w:val="20"/>
        </w:rPr>
      </w:pPr>
      <w:r>
        <w:rPr>
          <w:rFonts w:ascii="Times-Roman" w:hAnsi="Times-Roman" w:cs="Times-Roman"/>
          <w:color w:val="000000"/>
          <w:sz w:val="20"/>
          <w:szCs w:val="20"/>
        </w:rPr>
        <w:t>male could mate, on average, with a maximum of five</w:t>
      </w:r>
    </w:p>
    <w:p w14:paraId="10C776A6" w14:textId="77777777" w:rsidR="00D72562" w:rsidRDefault="00D72562" w:rsidP="00632D5D">
      <w:pPr>
        <w:autoSpaceDE w:val="0"/>
        <w:autoSpaceDN w:val="0"/>
        <w:adjustRightInd w:val="0"/>
        <w:spacing w:after="0" w:line="240" w:lineRule="auto"/>
        <w:rPr>
          <w:rFonts w:ascii="Times-Roman" w:hAnsi="Times-Roman" w:cs="Times-Roman"/>
          <w:color w:val="000000"/>
          <w:sz w:val="20"/>
          <w:szCs w:val="20"/>
        </w:rPr>
      </w:pPr>
      <w:r>
        <w:rPr>
          <w:rFonts w:ascii="Times-Roman" w:hAnsi="Times-Roman" w:cs="Times-Roman"/>
          <w:color w:val="000000"/>
          <w:sz w:val="20"/>
          <w:szCs w:val="20"/>
        </w:rPr>
        <w:t>primiparous females and three multiparous females at</w:t>
      </w:r>
    </w:p>
    <w:p w14:paraId="4F1F8736" w14:textId="77777777" w:rsidR="00D72562" w:rsidRDefault="00D72562" w:rsidP="00632D5D">
      <w:pPr>
        <w:autoSpaceDE w:val="0"/>
        <w:autoSpaceDN w:val="0"/>
        <w:adjustRightInd w:val="0"/>
        <w:spacing w:after="0" w:line="240" w:lineRule="auto"/>
        <w:rPr>
          <w:rFonts w:ascii="Times-Roman" w:hAnsi="Times-Roman" w:cs="Times-Roman"/>
          <w:color w:val="000000"/>
          <w:sz w:val="20"/>
          <w:szCs w:val="20"/>
        </w:rPr>
      </w:pPr>
      <w:r>
        <w:rPr>
          <w:rFonts w:ascii="Times-Roman" w:hAnsi="Times-Roman" w:cs="Times-Roman"/>
          <w:color w:val="000000"/>
          <w:sz w:val="20"/>
          <w:szCs w:val="20"/>
        </w:rPr>
        <w:t>high mature female density and one primiparous and</w:t>
      </w:r>
    </w:p>
    <w:p w14:paraId="0792F258" w14:textId="77777777" w:rsidR="00D72562" w:rsidRDefault="00D72562" w:rsidP="00632D5D">
      <w:pPr>
        <w:autoSpaceDE w:val="0"/>
        <w:autoSpaceDN w:val="0"/>
        <w:adjustRightInd w:val="0"/>
        <w:spacing w:after="0" w:line="240" w:lineRule="auto"/>
        <w:rPr>
          <w:rFonts w:ascii="Times-Roman" w:hAnsi="Times-Roman" w:cs="Times-Roman"/>
          <w:color w:val="000000"/>
          <w:sz w:val="20"/>
          <w:szCs w:val="20"/>
        </w:rPr>
      </w:pPr>
      <w:r>
        <w:rPr>
          <w:rFonts w:ascii="Times-Roman" w:hAnsi="Times-Roman" w:cs="Times-Roman"/>
          <w:color w:val="000000"/>
          <w:sz w:val="20"/>
          <w:szCs w:val="20"/>
        </w:rPr>
        <w:t>one multiparous female at low mature female density.</w:t>
      </w:r>
    </w:p>
    <w:p w14:paraId="2B67D7A3" w14:textId="77777777" w:rsidR="00D72562" w:rsidRDefault="00D72562" w:rsidP="00632D5D">
      <w:pPr>
        <w:autoSpaceDE w:val="0"/>
        <w:autoSpaceDN w:val="0"/>
        <w:adjustRightInd w:val="0"/>
        <w:spacing w:after="0" w:line="240" w:lineRule="auto"/>
        <w:rPr>
          <w:rFonts w:ascii="Times-Roman" w:hAnsi="Times-Roman" w:cs="Times-Roman"/>
          <w:color w:val="000000"/>
          <w:sz w:val="20"/>
          <w:szCs w:val="20"/>
        </w:rPr>
      </w:pPr>
      <w:r>
        <w:rPr>
          <w:rFonts w:ascii="Times-Roman" w:hAnsi="Times-Roman" w:cs="Times-Roman"/>
          <w:color w:val="000000"/>
          <w:sz w:val="20"/>
          <w:szCs w:val="20"/>
        </w:rPr>
        <w:t>Therefore, a male can mate with up to eight females</w:t>
      </w:r>
    </w:p>
    <w:p w14:paraId="49C84E7F" w14:textId="77777777" w:rsidR="00D72562" w:rsidRDefault="00D72562" w:rsidP="00632D5D">
      <w:pPr>
        <w:autoSpaceDE w:val="0"/>
        <w:autoSpaceDN w:val="0"/>
        <w:adjustRightInd w:val="0"/>
        <w:spacing w:after="0" w:line="240" w:lineRule="auto"/>
        <w:rPr>
          <w:rFonts w:ascii="Times-Roman" w:hAnsi="Times-Roman" w:cs="Times-Roman"/>
          <w:color w:val="000000"/>
          <w:sz w:val="20"/>
          <w:szCs w:val="20"/>
        </w:rPr>
      </w:pPr>
      <w:r>
        <w:rPr>
          <w:rFonts w:ascii="Times-Roman" w:hAnsi="Times-Roman" w:cs="Times-Roman"/>
          <w:color w:val="000000"/>
          <w:sz w:val="20"/>
          <w:szCs w:val="20"/>
        </w:rPr>
        <w:t>under ideal conditions and two females under</w:t>
      </w:r>
    </w:p>
    <w:p w14:paraId="24784684" w14:textId="77777777" w:rsidR="00D72562" w:rsidRDefault="00D72562" w:rsidP="00632D5D">
      <w:pPr>
        <w:autoSpaceDE w:val="0"/>
        <w:autoSpaceDN w:val="0"/>
        <w:adjustRightInd w:val="0"/>
        <w:spacing w:after="0" w:line="240" w:lineRule="auto"/>
        <w:rPr>
          <w:rFonts w:ascii="Times-Roman" w:hAnsi="Times-Roman" w:cs="Times-Roman"/>
          <w:color w:val="000000"/>
          <w:sz w:val="20"/>
          <w:szCs w:val="20"/>
        </w:rPr>
      </w:pPr>
      <w:r>
        <w:rPr>
          <w:rFonts w:ascii="Times-Roman" w:hAnsi="Times-Roman" w:cs="Times-Roman"/>
          <w:color w:val="000000"/>
          <w:sz w:val="20"/>
          <w:szCs w:val="20"/>
        </w:rPr>
        <w:t>the poorest conditions. The maximum average number</w:t>
      </w:r>
    </w:p>
    <w:p w14:paraId="3535EA67" w14:textId="77777777" w:rsidR="00D72562" w:rsidRDefault="00D72562" w:rsidP="00632D5D">
      <w:pPr>
        <w:autoSpaceDE w:val="0"/>
        <w:autoSpaceDN w:val="0"/>
        <w:adjustRightInd w:val="0"/>
        <w:spacing w:after="0" w:line="240" w:lineRule="auto"/>
        <w:rPr>
          <w:rFonts w:ascii="Times-Roman" w:hAnsi="Times-Roman" w:cs="Times-Roman"/>
          <w:color w:val="000000"/>
          <w:sz w:val="20"/>
          <w:szCs w:val="20"/>
        </w:rPr>
      </w:pPr>
      <w:r>
        <w:rPr>
          <w:rFonts w:ascii="Times-Roman" w:hAnsi="Times-Roman" w:cs="Times-Roman"/>
          <w:color w:val="000000"/>
          <w:sz w:val="20"/>
          <w:szCs w:val="20"/>
        </w:rPr>
        <w:t>of females per male at a density between low and</w:t>
      </w:r>
    </w:p>
    <w:p w14:paraId="706E50F3" w14:textId="77777777" w:rsidR="00D72562" w:rsidRDefault="00D72562" w:rsidP="00632D5D">
      <w:pPr>
        <w:autoSpaceDE w:val="0"/>
        <w:autoSpaceDN w:val="0"/>
        <w:adjustRightInd w:val="0"/>
        <w:spacing w:after="0" w:line="240" w:lineRule="auto"/>
        <w:rPr>
          <w:rFonts w:ascii="Times-Roman" w:hAnsi="Times-Roman" w:cs="Times-Roman"/>
          <w:color w:val="000000"/>
          <w:sz w:val="20"/>
          <w:szCs w:val="20"/>
        </w:rPr>
      </w:pPr>
      <w:r>
        <w:rPr>
          <w:rFonts w:ascii="Times-Roman" w:hAnsi="Times-Roman" w:cs="Times-Roman"/>
          <w:color w:val="000000"/>
          <w:sz w:val="20"/>
          <w:szCs w:val="20"/>
        </w:rPr>
        <w:t>high densities was linearly interpolated. The high density</w:t>
      </w:r>
    </w:p>
    <w:p w14:paraId="53246AD2" w14:textId="77777777" w:rsidR="00D72562" w:rsidRDefault="00D72562" w:rsidP="00632D5D">
      <w:pPr>
        <w:autoSpaceDE w:val="0"/>
        <w:autoSpaceDN w:val="0"/>
        <w:adjustRightInd w:val="0"/>
        <w:spacing w:after="0" w:line="240" w:lineRule="auto"/>
        <w:rPr>
          <w:rFonts w:ascii="Times-Roman" w:hAnsi="Times-Roman" w:cs="Times-Roman"/>
          <w:color w:val="000000"/>
          <w:sz w:val="20"/>
          <w:szCs w:val="20"/>
        </w:rPr>
      </w:pPr>
      <w:r>
        <w:rPr>
          <w:rFonts w:ascii="Times-Roman" w:hAnsi="Times-Roman" w:cs="Times-Roman"/>
          <w:color w:val="000000"/>
          <w:sz w:val="20"/>
          <w:szCs w:val="20"/>
        </w:rPr>
        <w:t>was assumed to be the highest estimated density</w:t>
      </w:r>
    </w:p>
    <w:p w14:paraId="3722CD89" w14:textId="77777777" w:rsidR="00D72562" w:rsidRDefault="00D72562" w:rsidP="00632D5D">
      <w:pPr>
        <w:autoSpaceDE w:val="0"/>
        <w:autoSpaceDN w:val="0"/>
        <w:adjustRightInd w:val="0"/>
        <w:spacing w:after="0" w:line="240" w:lineRule="auto"/>
        <w:rPr>
          <w:rFonts w:ascii="Times-Roman" w:hAnsi="Times-Roman" w:cs="Times-Roman"/>
          <w:color w:val="000000"/>
          <w:sz w:val="20"/>
          <w:szCs w:val="20"/>
        </w:rPr>
      </w:pPr>
      <w:r>
        <w:rPr>
          <w:rFonts w:ascii="Times-Roman" w:hAnsi="Times-Roman" w:cs="Times-Roman"/>
          <w:color w:val="000000"/>
          <w:sz w:val="20"/>
          <w:szCs w:val="20"/>
        </w:rPr>
        <w:t>or higher during 1968–2001 and the low density was</w:t>
      </w:r>
    </w:p>
    <w:p w14:paraId="4D33D30A" w14:textId="77777777" w:rsidR="00D72562" w:rsidRDefault="00D72562" w:rsidP="00632D5D">
      <w:pPr>
        <w:autoSpaceDE w:val="0"/>
        <w:autoSpaceDN w:val="0"/>
        <w:adjustRightInd w:val="0"/>
        <w:spacing w:after="0" w:line="240" w:lineRule="auto"/>
        <w:rPr>
          <w:rFonts w:ascii="Times-Roman" w:hAnsi="Times-Roman" w:cs="Times-Roman"/>
          <w:color w:val="000000"/>
          <w:sz w:val="20"/>
          <w:szCs w:val="20"/>
        </w:rPr>
      </w:pPr>
      <w:r>
        <w:rPr>
          <w:rFonts w:ascii="Times-Roman" w:hAnsi="Times-Roman" w:cs="Times-Roman"/>
          <w:color w:val="000000"/>
          <w:sz w:val="20"/>
          <w:szCs w:val="20"/>
        </w:rPr>
        <w:t>assumed to be the lowest estimated density during the</w:t>
      </w:r>
    </w:p>
    <w:p w14:paraId="58341168" w14:textId="77777777" w:rsidR="00D72562" w:rsidRDefault="00D72562" w:rsidP="00632D5D">
      <w:pPr>
        <w:autoSpaceDE w:val="0"/>
        <w:autoSpaceDN w:val="0"/>
        <w:adjustRightInd w:val="0"/>
        <w:spacing w:after="0" w:line="240" w:lineRule="auto"/>
        <w:rPr>
          <w:rFonts w:ascii="Times-Roman" w:hAnsi="Times-Roman" w:cs="Times-Roman"/>
          <w:color w:val="000000"/>
          <w:sz w:val="20"/>
          <w:szCs w:val="20"/>
        </w:rPr>
      </w:pPr>
      <w:r>
        <w:rPr>
          <w:rFonts w:ascii="Times-Roman" w:hAnsi="Times-Roman" w:cs="Times-Roman"/>
          <w:color w:val="000000"/>
          <w:sz w:val="20"/>
          <w:szCs w:val="20"/>
        </w:rPr>
        <w:t>same period. Like red king crab, we also compared</w:t>
      </w:r>
    </w:p>
    <w:p w14:paraId="608C9666" w14:textId="77777777" w:rsidR="00D72562" w:rsidRDefault="00D72562" w:rsidP="00632D5D">
      <w:pPr>
        <w:autoSpaceDE w:val="0"/>
        <w:autoSpaceDN w:val="0"/>
        <w:adjustRightInd w:val="0"/>
        <w:spacing w:after="0" w:line="240" w:lineRule="auto"/>
        <w:rPr>
          <w:rFonts w:ascii="Times-Roman" w:hAnsi="Times-Roman" w:cs="Times-Roman"/>
          <w:color w:val="000000"/>
          <w:sz w:val="20"/>
          <w:szCs w:val="20"/>
        </w:rPr>
      </w:pPr>
      <w:r>
        <w:rPr>
          <w:rFonts w:ascii="Times-Roman" w:hAnsi="Times-Roman" w:cs="Times-Roman"/>
          <w:color w:val="000000"/>
          <w:sz w:val="20"/>
          <w:szCs w:val="20"/>
        </w:rPr>
        <w:t>the S–R relationships using total biomass of mature</w:t>
      </w:r>
    </w:p>
    <w:p w14:paraId="0C72BC2C" w14:textId="77777777" w:rsidR="00D72562" w:rsidRDefault="00D72562" w:rsidP="00632D5D">
      <w:pPr>
        <w:autoSpaceDE w:val="0"/>
        <w:autoSpaceDN w:val="0"/>
        <w:adjustRightInd w:val="0"/>
        <w:spacing w:after="0" w:line="240" w:lineRule="auto"/>
        <w:rPr>
          <w:rFonts w:ascii="Times-Roman" w:hAnsi="Times-Roman" w:cs="Times-Roman"/>
          <w:color w:val="000000"/>
          <w:sz w:val="20"/>
          <w:szCs w:val="20"/>
        </w:rPr>
      </w:pPr>
      <w:r>
        <w:rPr>
          <w:rFonts w:ascii="Times-Roman" w:hAnsi="Times-Roman" w:cs="Times-Roman"/>
          <w:color w:val="000000"/>
          <w:sz w:val="20"/>
          <w:szCs w:val="20"/>
        </w:rPr>
        <w:t>females and total biomass of both mature females and</w:t>
      </w:r>
    </w:p>
    <w:p w14:paraId="36374929" w14:textId="28A993CA" w:rsidR="00D72562" w:rsidRDefault="00D72562" w:rsidP="00632D5D">
      <w:pPr>
        <w:pStyle w:val="CommentText"/>
      </w:pPr>
      <w:r>
        <w:rPr>
          <w:rFonts w:ascii="Times-Roman" w:hAnsi="Times-Roman" w:cs="Times-Roman"/>
          <w:color w:val="000000"/>
        </w:rPr>
        <w:t>males.</w:t>
      </w:r>
    </w:p>
  </w:comment>
  <w:comment w:id="98" w:author="Mike.Litzow" w:date="2024-06-20T13:11:00Z" w:initials="M">
    <w:p w14:paraId="73DC8A55" w14:textId="05B871F8" w:rsidR="00D72562" w:rsidRDefault="00D72562">
      <w:pPr>
        <w:pStyle w:val="CommentText"/>
      </w:pPr>
      <w:r>
        <w:rPr>
          <w:rStyle w:val="CommentReference"/>
        </w:rPr>
        <w:annotationRef/>
      </w:r>
      <w:r>
        <w:t>Isn’t this a different issue? (Juvenile to recruitment survival, rather than recruitment to the juvenile stage?)</w:t>
      </w:r>
    </w:p>
  </w:comment>
  <w:comment w:id="99" w:author="Jon.Richar" w:date="2024-07-26T13:26:00Z" w:initials="J">
    <w:p w14:paraId="51CD1197" w14:textId="7E43BE41" w:rsidR="00D72562" w:rsidRDefault="00D72562">
      <w:pPr>
        <w:pStyle w:val="CommentText"/>
      </w:pPr>
      <w:r>
        <w:rPr>
          <w:rStyle w:val="CommentReference"/>
        </w:rPr>
        <w:annotationRef/>
      </w:r>
      <w:r>
        <w:t>Was meant to point out a methodological weakness in the previous S-R studies that might explain the weak findings</w:t>
      </w:r>
    </w:p>
  </w:comment>
  <w:comment w:id="121" w:author="Mike.Litzow" w:date="2024-04-06T15:59:00Z" w:initials="M">
    <w:p w14:paraId="0F62BCC1" w14:textId="2B283340" w:rsidR="00D72562" w:rsidRDefault="00D72562">
      <w:pPr>
        <w:pStyle w:val="CommentText"/>
      </w:pPr>
      <w:r>
        <w:rPr>
          <w:rStyle w:val="CommentReference"/>
        </w:rPr>
        <w:annotationRef/>
      </w:r>
      <w:r>
        <w:t>Sorry, I forget why we started the analysis with 1978 instead of 1975 – just because that’s the first year that Tanners are adequately sampled??</w:t>
      </w:r>
    </w:p>
  </w:comment>
  <w:comment w:id="122" w:author="Jon.Richar" w:date="2024-07-26T13:32:00Z" w:initials="J">
    <w:p w14:paraId="48B892E7" w14:textId="6536EE18" w:rsidR="00D72562" w:rsidRDefault="00D72562">
      <w:pPr>
        <w:pStyle w:val="CommentText"/>
      </w:pPr>
      <w:r>
        <w:rPr>
          <w:rStyle w:val="CommentReference"/>
        </w:rPr>
        <w:annotationRef/>
      </w:r>
      <w:r>
        <w:t>Yes. In prior years only Bristol bay was sampled. Although it was several more years until the far northwest outer domain was sampled, that area accounts for a reasonably small portion of the Tanner crab population</w:t>
      </w:r>
    </w:p>
  </w:comment>
  <w:comment w:id="187" w:author="Mike.Litzow" w:date="2024-04-06T16:25:00Z" w:initials="M">
    <w:p w14:paraId="2221F75B" w14:textId="1C37973D" w:rsidR="00D72562" w:rsidRDefault="00D72562">
      <w:pPr>
        <w:pStyle w:val="CommentText"/>
      </w:pPr>
      <w:r>
        <w:rPr>
          <w:rStyle w:val="CommentReference"/>
        </w:rPr>
        <w:annotationRef/>
      </w:r>
      <w:r>
        <w:t>Do I have this right? If this is correct and individual spawners might contribute to a single cohort twice (once as SC 2 and then as SC3), shouldn’t we include both reproductive events in our models?</w:t>
      </w:r>
    </w:p>
  </w:comment>
  <w:comment w:id="188" w:author="Jon.Richar" w:date="2024-07-26T13:53:00Z" w:initials="J">
    <w:p w14:paraId="3230B427" w14:textId="49400B6A" w:rsidR="00D72562" w:rsidRDefault="00D72562">
      <w:pPr>
        <w:pStyle w:val="CommentText"/>
      </w:pPr>
      <w:r>
        <w:rPr>
          <w:rStyle w:val="CommentReference"/>
        </w:rPr>
        <w:annotationRef/>
      </w:r>
      <w:r>
        <w:t>No…that is why I didn’t include SC2 females</w:t>
      </w:r>
    </w:p>
  </w:comment>
  <w:comment w:id="189" w:author="Jon.Richar" w:date="2024-07-26T13:57:00Z" w:initials="J">
    <w:p w14:paraId="1996EE6E" w14:textId="42D2BC42" w:rsidR="00D72562" w:rsidRDefault="00D72562">
      <w:pPr>
        <w:pStyle w:val="CommentText"/>
      </w:pPr>
      <w:r>
        <w:rPr>
          <w:rStyle w:val="CommentReference"/>
        </w:rPr>
        <w:annotationRef/>
      </w:r>
      <w:r>
        <w:t>Let me know if the following doesn’t clarify things</w:t>
      </w:r>
    </w:p>
  </w:comment>
  <w:comment w:id="190" w:author="Jon.Richar" w:date="2024-07-26T14:18:00Z" w:initials="J">
    <w:p w14:paraId="21C3A958" w14:textId="22993066" w:rsidR="00D72562" w:rsidRDefault="00D72562">
      <w:pPr>
        <w:pStyle w:val="CommentText"/>
      </w:pPr>
      <w:r>
        <w:rPr>
          <w:rStyle w:val="CommentReference"/>
        </w:rPr>
        <w:annotationRef/>
      </w:r>
      <w:r>
        <w:t>Remember, the juvenile index is structured on the idea of release in year t (for recruitment in year t+3). The female index uses crab in year t that are likely to have contributed significantly to larval production in year t (hence why no SC5s, as they have the highest barren rates). New shell/SC2/primiparous females by definition CANNOT have contributed to larvae released in year t. While they mate much earlier in the season, their eggs enter a diapause, and they will hatch in year t+1. My point was that were they to be included, the only way to do so along with shell 3 and 4 females would be to use a special lag just for the SC2 index (t-1). THAT would however raise the significant risk of counting the same female in the SC2 index (using crab sampled in year t-1) AND the SC3 and 4 index (using crab sampled in year t). That is why SC2s are NOT used. Hence, no, no need to change up models.</w:t>
      </w:r>
    </w:p>
  </w:comment>
  <w:comment w:id="225" w:author="Mike.Litzow" w:date="2024-04-08T09:13:00Z" w:initials="M">
    <w:p w14:paraId="02974600" w14:textId="4360C947" w:rsidR="00D72562" w:rsidRDefault="00D72562">
      <w:pPr>
        <w:pStyle w:val="CommentText"/>
      </w:pPr>
      <w:r>
        <w:rPr>
          <w:rStyle w:val="CommentReference"/>
        </w:rPr>
        <w:annotationRef/>
      </w:r>
      <w:r>
        <w:t xml:space="preserve">Can go either way for the plural (crab / crabs), just be </w:t>
      </w:r>
    </w:p>
  </w:comment>
  <w:comment w:id="226" w:author="Jon.Richar" w:date="2024-08-01T10:57:00Z" w:initials="J">
    <w:p w14:paraId="62A0BCC4" w14:textId="028DDE71" w:rsidR="00D72562" w:rsidRDefault="00D72562">
      <w:pPr>
        <w:pStyle w:val="CommentText"/>
      </w:pPr>
      <w:r>
        <w:rPr>
          <w:rStyle w:val="CommentReference"/>
        </w:rPr>
        <w:annotationRef/>
      </w:r>
      <w:r>
        <w:t>Went with crab</w:t>
      </w:r>
    </w:p>
  </w:comment>
  <w:comment w:id="237" w:author="Mike.Litzow" w:date="2024-06-20T09:41:00Z" w:initials="M">
    <w:p w14:paraId="4602379B" w14:textId="04AA7968" w:rsidR="00D72562" w:rsidRDefault="00D72562">
      <w:pPr>
        <w:pStyle w:val="CommentText"/>
      </w:pPr>
      <w:r>
        <w:rPr>
          <w:rStyle w:val="CommentReference"/>
        </w:rPr>
        <w:annotationRef/>
      </w:r>
      <w:r>
        <w:t>People will get hung up calling this a “linearized” version if it is fit in GAMM. I think it will be best to drop the reference to the Ricker model since the GAMM is really something different.</w:t>
      </w:r>
    </w:p>
  </w:comment>
  <w:comment w:id="304" w:author="Mike.Litzow" w:date="2024-04-06T15:55:00Z" w:initials="M">
    <w:p w14:paraId="190BA945" w14:textId="73B72154" w:rsidR="00D72562" w:rsidRDefault="00D72562">
      <w:pPr>
        <w:pStyle w:val="CommentText"/>
      </w:pPr>
      <w:r>
        <w:rPr>
          <w:rStyle w:val="CommentReference"/>
        </w:rPr>
        <w:annotationRef/>
      </w:r>
      <w:r>
        <w:t>This is interpretation, so let’s save for the Discussion.</w:t>
      </w:r>
    </w:p>
  </w:comment>
  <w:comment w:id="445" w:author="Mike.Litzow" w:date="2024-04-06T15:48:00Z" w:initials="M">
    <w:p w14:paraId="394796C1" w14:textId="779A44A6" w:rsidR="00D72562" w:rsidRDefault="00D72562">
      <w:pPr>
        <w:pStyle w:val="CommentText"/>
      </w:pPr>
      <w:r>
        <w:rPr>
          <w:rStyle w:val="CommentReference"/>
        </w:rPr>
        <w:annotationRef/>
      </w:r>
      <w:r>
        <w:t xml:space="preserve">Model variables should be first column, drop model # and AICc columns, and label “Delta” column as </w:t>
      </w:r>
      <w:r>
        <w:rPr>
          <w:rFonts w:ascii="Times New Roman" w:hAnsi="Times New Roman" w:cs="Times New Roman"/>
          <w:sz w:val="24"/>
          <w:szCs w:val="24"/>
        </w:rPr>
        <w:t>Δ-AICc</w:t>
      </w:r>
    </w:p>
  </w:comment>
  <w:comment w:id="556" w:author="Mike.Litzow" w:date="2024-04-06T14:41:00Z" w:initials="M">
    <w:p w14:paraId="60387468" w14:textId="6CA1C124" w:rsidR="00D72562" w:rsidRDefault="00D72562">
      <w:pPr>
        <w:pStyle w:val="CommentText"/>
      </w:pPr>
      <w:r>
        <w:rPr>
          <w:rStyle w:val="CommentReference"/>
        </w:rPr>
        <w:annotationRef/>
      </w:r>
      <w:r>
        <w:t>Either a period or a parenthesis after the panel label, not both, unless that’s the journal convention?</w:t>
      </w:r>
    </w:p>
  </w:comment>
  <w:comment w:id="560" w:author="Mike.Litzow" w:date="2024-04-06T14:50:00Z" w:initials="M">
    <w:p w14:paraId="64AE1339" w14:textId="77777777" w:rsidR="00D72562" w:rsidRDefault="00D72562">
      <w:pPr>
        <w:pStyle w:val="CommentText"/>
      </w:pPr>
      <w:r>
        <w:rPr>
          <w:rStyle w:val="CommentReference"/>
        </w:rPr>
        <w:annotationRef/>
      </w:r>
      <w:r>
        <w:t>These plots look great! A few thoughts:</w:t>
      </w:r>
    </w:p>
    <w:p w14:paraId="56521DA1" w14:textId="77777777" w:rsidR="00D72562" w:rsidRDefault="00D72562" w:rsidP="00881B3D">
      <w:pPr>
        <w:pStyle w:val="CommentText"/>
        <w:numPr>
          <w:ilvl w:val="0"/>
          <w:numId w:val="2"/>
        </w:numPr>
      </w:pPr>
      <w:r>
        <w:t>I would use theme_bw (personal preference, but I don’t think the grey background is great for a journal)</w:t>
      </w:r>
    </w:p>
    <w:p w14:paraId="1F5DFC46" w14:textId="77777777" w:rsidR="00D72562" w:rsidRDefault="00D72562" w:rsidP="00881B3D">
      <w:pPr>
        <w:pStyle w:val="CommentText"/>
        <w:numPr>
          <w:ilvl w:val="0"/>
          <w:numId w:val="2"/>
        </w:numPr>
      </w:pPr>
      <w:r>
        <w:t>Drop the legend</w:t>
      </w:r>
    </w:p>
    <w:p w14:paraId="036320FF" w14:textId="145F25C1" w:rsidR="00D72562" w:rsidRDefault="00D72562" w:rsidP="00881B3D">
      <w:pPr>
        <w:pStyle w:val="CommentText"/>
        <w:numPr>
          <w:ilvl w:val="0"/>
          <w:numId w:val="2"/>
        </w:numPr>
      </w:pPr>
      <w:r>
        <w:t>Add data points to the plots with geom_point (I can help with that if you like)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03C7C652" w15:done="0"/>
  <w15:commentEx w15:paraId="7BD531BB" w15:done="0"/>
  <w15:commentEx w15:paraId="7A874896" w15:done="0"/>
  <w15:commentEx w15:paraId="44492E75" w15:done="0"/>
  <w15:commentEx w15:paraId="6226A2FF" w15:done="0"/>
  <w15:commentEx w15:paraId="54AF01A7" w15:paraIdParent="6226A2FF" w15:done="0"/>
  <w15:commentEx w15:paraId="0D45EB68" w15:paraIdParent="6226A2FF" w15:done="0"/>
  <w15:commentEx w15:paraId="47046F91" w15:done="0"/>
  <w15:commentEx w15:paraId="54B6B6DA" w15:done="0"/>
  <w15:commentEx w15:paraId="36374929" w15:paraIdParent="54B6B6DA" w15:done="0"/>
  <w15:commentEx w15:paraId="73DC8A55" w15:done="0"/>
  <w15:commentEx w15:paraId="51CD1197" w15:paraIdParent="73DC8A55" w15:done="0"/>
  <w15:commentEx w15:paraId="0F62BCC1" w15:done="0"/>
  <w15:commentEx w15:paraId="48B892E7" w15:paraIdParent="0F62BCC1" w15:done="0"/>
  <w15:commentEx w15:paraId="2221F75B" w15:done="0"/>
  <w15:commentEx w15:paraId="3230B427" w15:paraIdParent="2221F75B" w15:done="0"/>
  <w15:commentEx w15:paraId="1996EE6E" w15:paraIdParent="2221F75B" w15:done="0"/>
  <w15:commentEx w15:paraId="21C3A958" w15:paraIdParent="2221F75B" w15:done="0"/>
  <w15:commentEx w15:paraId="02974600" w15:done="0"/>
  <w15:commentEx w15:paraId="62A0BCC4" w15:paraIdParent="02974600" w15:done="0"/>
  <w15:commentEx w15:paraId="4602379B" w15:done="0"/>
  <w15:commentEx w15:paraId="190BA945" w15:done="0"/>
  <w15:commentEx w15:paraId="394796C1" w15:done="0"/>
  <w15:commentEx w15:paraId="60387468" w15:done="0"/>
  <w15:commentEx w15:paraId="036320FF"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03C7C652" w16cid:durableId="29BBDCD0"/>
  <w16cid:commentId w16cid:paraId="44492E75" w16cid:durableId="2A1E82DB"/>
  <w16cid:commentId w16cid:paraId="54B6B6DA" w16cid:durableId="2A1EA2BA"/>
  <w16cid:commentId w16cid:paraId="36374929" w16cid:durableId="2A1EA838"/>
  <w16cid:commentId w16cid:paraId="73DC8A55" w16cid:durableId="2A1EA8F9"/>
  <w16cid:commentId w16cid:paraId="0F62BCC1" w16cid:durableId="29BBEFED"/>
  <w16cid:commentId w16cid:paraId="2221F75B" w16cid:durableId="29BBF5FC"/>
  <w16cid:commentId w16cid:paraId="02974600" w16cid:durableId="29BE33BC"/>
  <w16cid:commentId w16cid:paraId="4602379B" w16cid:durableId="2A1E77B2"/>
  <w16cid:commentId w16cid:paraId="190BA945" w16cid:durableId="29BBEF03"/>
  <w16cid:commentId w16cid:paraId="394796C1" w16cid:durableId="29BBED49"/>
  <w16cid:commentId w16cid:paraId="60387468" w16cid:durableId="29BBDD87"/>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7A13DF1" w14:textId="77777777" w:rsidR="00B106F7" w:rsidRDefault="00B106F7">
      <w:pPr>
        <w:spacing w:after="0" w:line="240" w:lineRule="auto"/>
      </w:pPr>
      <w:r>
        <w:separator/>
      </w:r>
    </w:p>
  </w:endnote>
  <w:endnote w:type="continuationSeparator" w:id="0">
    <w:p w14:paraId="56C4E0F4" w14:textId="77777777" w:rsidR="00B106F7" w:rsidRDefault="00B106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Italic">
    <w:altName w:val="Times New Roman"/>
    <w:panose1 w:val="00000000000000000000"/>
    <w:charset w:val="00"/>
    <w:family w:val="swiss"/>
    <w:notTrueType/>
    <w:pitch w:val="default"/>
    <w:sig w:usb0="00000003" w:usb1="00000000" w:usb2="00000000" w:usb3="00000000" w:csb0="00000001" w:csb1="00000000"/>
  </w:font>
  <w:font w:name="Times-Roman">
    <w:altName w:val="Times New Roman"/>
    <w:panose1 w:val="00000000000000000000"/>
    <w:charset w:val="00"/>
    <w:family w:val="auto"/>
    <w:notTrueType/>
    <w:pitch w:val="default"/>
    <w:sig w:usb0="00000003" w:usb1="00000000" w:usb2="00000000" w:usb3="00000000" w:csb0="00000001" w:csb1="00000000"/>
  </w:font>
  <w:font w:name="MTMI">
    <w:altName w:val="Calibri"/>
    <w:panose1 w:val="00000000000000000000"/>
    <w:charset w:val="00"/>
    <w:family w:val="auto"/>
    <w:notTrueType/>
    <w:pitch w:val="default"/>
    <w:sig w:usb0="00000003" w:usb1="00000000" w:usb2="00000000" w:usb3="00000000" w:csb0="00000001" w:csb1="00000000"/>
  </w:font>
  <w:font w:name="MTSY">
    <w:altName w:val="Malgun Gothic"/>
    <w:panose1 w:val="00000000000000000000"/>
    <w:charset w:val="81"/>
    <w:family w:val="auto"/>
    <w:notTrueType/>
    <w:pitch w:val="default"/>
    <w:sig w:usb0="00000001" w:usb1="09060000" w:usb2="00000010" w:usb3="00000000" w:csb0="00080000" w:csb1="00000000"/>
  </w:font>
  <w:font w:name="MTEX">
    <w:altName w:val="Calibri"/>
    <w:panose1 w:val="00000000000000000000"/>
    <w:charset w:val="00"/>
    <w:family w:val="auto"/>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04581899"/>
      <w:docPartObj>
        <w:docPartGallery w:val="Page Numbers (Bottom of Page)"/>
        <w:docPartUnique/>
      </w:docPartObj>
    </w:sdtPr>
    <w:sdtEndPr>
      <w:rPr>
        <w:noProof/>
      </w:rPr>
    </w:sdtEndPr>
    <w:sdtContent>
      <w:p w14:paraId="3BCB2F23" w14:textId="7039BCFC" w:rsidR="00D72562" w:rsidRDefault="00D72562">
        <w:pPr>
          <w:pStyle w:val="Footer"/>
          <w:jc w:val="right"/>
        </w:pPr>
        <w:r>
          <w:fldChar w:fldCharType="begin"/>
        </w:r>
        <w:r>
          <w:instrText xml:space="preserve"> PAGE   \* MERGEFORMAT </w:instrText>
        </w:r>
        <w:r>
          <w:fldChar w:fldCharType="separate"/>
        </w:r>
        <w:r w:rsidR="00BA354C">
          <w:rPr>
            <w:noProof/>
          </w:rPr>
          <w:t>1</w:t>
        </w:r>
        <w:r>
          <w:rPr>
            <w:noProof/>
          </w:rPr>
          <w:fldChar w:fldCharType="end"/>
        </w:r>
      </w:p>
    </w:sdtContent>
  </w:sdt>
  <w:p w14:paraId="7CDC2DB9" w14:textId="77777777" w:rsidR="00D72562" w:rsidRDefault="00D7256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1682AB2" w14:textId="77777777" w:rsidR="00B106F7" w:rsidRDefault="00B106F7">
      <w:pPr>
        <w:spacing w:after="0" w:line="240" w:lineRule="auto"/>
      </w:pPr>
      <w:r>
        <w:separator/>
      </w:r>
    </w:p>
  </w:footnote>
  <w:footnote w:type="continuationSeparator" w:id="0">
    <w:p w14:paraId="2260BE31" w14:textId="77777777" w:rsidR="00B106F7" w:rsidRDefault="00B106F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9BB2E57"/>
    <w:multiLevelType w:val="hybridMultilevel"/>
    <w:tmpl w:val="00EE20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356B7C85"/>
    <w:multiLevelType w:val="hybridMultilevel"/>
    <w:tmpl w:val="6BECD808"/>
    <w:lvl w:ilvl="0" w:tplc="1A187E08">
      <w:start w:val="1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Mike.Litzow">
    <w15:presenceInfo w15:providerId="None" w15:userId="Mike.Litzow"/>
  </w15:person>
  <w15:person w15:author="Jon.Richar">
    <w15:presenceInfo w15:providerId="None" w15:userId="Jon.Richa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5AD2"/>
    <w:rsid w:val="00000377"/>
    <w:rsid w:val="0001045F"/>
    <w:rsid w:val="0001452E"/>
    <w:rsid w:val="00017B7C"/>
    <w:rsid w:val="000212B9"/>
    <w:rsid w:val="000224CC"/>
    <w:rsid w:val="00023B78"/>
    <w:rsid w:val="000339E4"/>
    <w:rsid w:val="000456D5"/>
    <w:rsid w:val="00053B04"/>
    <w:rsid w:val="00055084"/>
    <w:rsid w:val="00057C3E"/>
    <w:rsid w:val="000642FD"/>
    <w:rsid w:val="00065B99"/>
    <w:rsid w:val="0007103E"/>
    <w:rsid w:val="000750BF"/>
    <w:rsid w:val="0007572C"/>
    <w:rsid w:val="0009349B"/>
    <w:rsid w:val="000A29AC"/>
    <w:rsid w:val="000B3094"/>
    <w:rsid w:val="000C0609"/>
    <w:rsid w:val="000C3CDF"/>
    <w:rsid w:val="000C59DE"/>
    <w:rsid w:val="000D6665"/>
    <w:rsid w:val="000E0BF3"/>
    <w:rsid w:val="000E4D20"/>
    <w:rsid w:val="000F465D"/>
    <w:rsid w:val="00100DA0"/>
    <w:rsid w:val="001023EC"/>
    <w:rsid w:val="0011307B"/>
    <w:rsid w:val="0011339B"/>
    <w:rsid w:val="001177CE"/>
    <w:rsid w:val="0012262B"/>
    <w:rsid w:val="00123C95"/>
    <w:rsid w:val="0012506B"/>
    <w:rsid w:val="00130C4A"/>
    <w:rsid w:val="0013711F"/>
    <w:rsid w:val="00137AAB"/>
    <w:rsid w:val="001400D0"/>
    <w:rsid w:val="00144100"/>
    <w:rsid w:val="00144AEB"/>
    <w:rsid w:val="00145D0A"/>
    <w:rsid w:val="00147372"/>
    <w:rsid w:val="001517F3"/>
    <w:rsid w:val="001533B9"/>
    <w:rsid w:val="0015373F"/>
    <w:rsid w:val="00174326"/>
    <w:rsid w:val="00177ACD"/>
    <w:rsid w:val="0018151F"/>
    <w:rsid w:val="00182691"/>
    <w:rsid w:val="0018279D"/>
    <w:rsid w:val="00186CC5"/>
    <w:rsid w:val="00196EDF"/>
    <w:rsid w:val="00196F93"/>
    <w:rsid w:val="001972B6"/>
    <w:rsid w:val="001A228F"/>
    <w:rsid w:val="001A481F"/>
    <w:rsid w:val="001A485E"/>
    <w:rsid w:val="001B60EC"/>
    <w:rsid w:val="001C0E76"/>
    <w:rsid w:val="001E3804"/>
    <w:rsid w:val="001F7F0D"/>
    <w:rsid w:val="00206D70"/>
    <w:rsid w:val="0021123B"/>
    <w:rsid w:val="00211508"/>
    <w:rsid w:val="002125C2"/>
    <w:rsid w:val="00216286"/>
    <w:rsid w:val="00220A45"/>
    <w:rsid w:val="00220BB0"/>
    <w:rsid w:val="00245520"/>
    <w:rsid w:val="00250BBB"/>
    <w:rsid w:val="00252289"/>
    <w:rsid w:val="00252464"/>
    <w:rsid w:val="00256DF9"/>
    <w:rsid w:val="0026556C"/>
    <w:rsid w:val="002655AF"/>
    <w:rsid w:val="0026687E"/>
    <w:rsid w:val="00272CD6"/>
    <w:rsid w:val="0027328B"/>
    <w:rsid w:val="00274CD1"/>
    <w:rsid w:val="00276DE2"/>
    <w:rsid w:val="00290DF0"/>
    <w:rsid w:val="00291920"/>
    <w:rsid w:val="0029749B"/>
    <w:rsid w:val="002A33CF"/>
    <w:rsid w:val="002A46BA"/>
    <w:rsid w:val="002A7B36"/>
    <w:rsid w:val="002B075B"/>
    <w:rsid w:val="002B4D01"/>
    <w:rsid w:val="002B65D3"/>
    <w:rsid w:val="002C227E"/>
    <w:rsid w:val="002C51E9"/>
    <w:rsid w:val="002C54DF"/>
    <w:rsid w:val="002C6D74"/>
    <w:rsid w:val="002C7507"/>
    <w:rsid w:val="002D1BB2"/>
    <w:rsid w:val="002D3D17"/>
    <w:rsid w:val="002D5DD0"/>
    <w:rsid w:val="002D69F6"/>
    <w:rsid w:val="002E067D"/>
    <w:rsid w:val="002E5FA3"/>
    <w:rsid w:val="002E69D5"/>
    <w:rsid w:val="0031011E"/>
    <w:rsid w:val="0031269F"/>
    <w:rsid w:val="003141C0"/>
    <w:rsid w:val="00314A44"/>
    <w:rsid w:val="00314DDC"/>
    <w:rsid w:val="0031658F"/>
    <w:rsid w:val="00320DE1"/>
    <w:rsid w:val="003233BB"/>
    <w:rsid w:val="003249C2"/>
    <w:rsid w:val="00324C24"/>
    <w:rsid w:val="00327013"/>
    <w:rsid w:val="00327DE6"/>
    <w:rsid w:val="00330F4E"/>
    <w:rsid w:val="00335AC4"/>
    <w:rsid w:val="003433F5"/>
    <w:rsid w:val="003627FD"/>
    <w:rsid w:val="00363590"/>
    <w:rsid w:val="00366435"/>
    <w:rsid w:val="00366D30"/>
    <w:rsid w:val="0036789E"/>
    <w:rsid w:val="00370E97"/>
    <w:rsid w:val="00372D25"/>
    <w:rsid w:val="003750EF"/>
    <w:rsid w:val="003861AA"/>
    <w:rsid w:val="003922AA"/>
    <w:rsid w:val="00397E9D"/>
    <w:rsid w:val="003B0267"/>
    <w:rsid w:val="003B047A"/>
    <w:rsid w:val="003B0AD3"/>
    <w:rsid w:val="003B1C33"/>
    <w:rsid w:val="003B4A7D"/>
    <w:rsid w:val="003C2C11"/>
    <w:rsid w:val="003C6A5E"/>
    <w:rsid w:val="003C72C0"/>
    <w:rsid w:val="003C782D"/>
    <w:rsid w:val="003D1F3D"/>
    <w:rsid w:val="003D2E51"/>
    <w:rsid w:val="003D6F6C"/>
    <w:rsid w:val="003D79BE"/>
    <w:rsid w:val="003E1464"/>
    <w:rsid w:val="003E14DE"/>
    <w:rsid w:val="003E5323"/>
    <w:rsid w:val="003F10E9"/>
    <w:rsid w:val="003F5656"/>
    <w:rsid w:val="00405D6C"/>
    <w:rsid w:val="00425C86"/>
    <w:rsid w:val="00430291"/>
    <w:rsid w:val="0043134B"/>
    <w:rsid w:val="00431E22"/>
    <w:rsid w:val="00431F47"/>
    <w:rsid w:val="00432A5D"/>
    <w:rsid w:val="00432EC8"/>
    <w:rsid w:val="0043502C"/>
    <w:rsid w:val="00440130"/>
    <w:rsid w:val="004447E0"/>
    <w:rsid w:val="004478B6"/>
    <w:rsid w:val="00454BBA"/>
    <w:rsid w:val="00457437"/>
    <w:rsid w:val="0045776A"/>
    <w:rsid w:val="004607D4"/>
    <w:rsid w:val="004714D8"/>
    <w:rsid w:val="0047407B"/>
    <w:rsid w:val="004744B7"/>
    <w:rsid w:val="00482243"/>
    <w:rsid w:val="004863FA"/>
    <w:rsid w:val="004869CE"/>
    <w:rsid w:val="004A38EC"/>
    <w:rsid w:val="004A5A4B"/>
    <w:rsid w:val="004B7BF8"/>
    <w:rsid w:val="004D5899"/>
    <w:rsid w:val="004E7EE2"/>
    <w:rsid w:val="004F2877"/>
    <w:rsid w:val="005018C2"/>
    <w:rsid w:val="00501960"/>
    <w:rsid w:val="00501D4F"/>
    <w:rsid w:val="00512B6D"/>
    <w:rsid w:val="00514830"/>
    <w:rsid w:val="00515B9B"/>
    <w:rsid w:val="00525AD2"/>
    <w:rsid w:val="00532572"/>
    <w:rsid w:val="00546E8F"/>
    <w:rsid w:val="005604B2"/>
    <w:rsid w:val="00564990"/>
    <w:rsid w:val="00566057"/>
    <w:rsid w:val="00571AA6"/>
    <w:rsid w:val="00574F0F"/>
    <w:rsid w:val="00576291"/>
    <w:rsid w:val="00577A5B"/>
    <w:rsid w:val="00580418"/>
    <w:rsid w:val="00582FB7"/>
    <w:rsid w:val="00591008"/>
    <w:rsid w:val="0059148C"/>
    <w:rsid w:val="00591D04"/>
    <w:rsid w:val="00595EBA"/>
    <w:rsid w:val="005A51F3"/>
    <w:rsid w:val="005A562F"/>
    <w:rsid w:val="005A5DD3"/>
    <w:rsid w:val="005B0DC3"/>
    <w:rsid w:val="005B162A"/>
    <w:rsid w:val="005B2A30"/>
    <w:rsid w:val="005B3C29"/>
    <w:rsid w:val="005B3D33"/>
    <w:rsid w:val="005C124F"/>
    <w:rsid w:val="005C1F35"/>
    <w:rsid w:val="005C1FB5"/>
    <w:rsid w:val="005C2D29"/>
    <w:rsid w:val="005C41F0"/>
    <w:rsid w:val="005C622A"/>
    <w:rsid w:val="005C6522"/>
    <w:rsid w:val="005C724C"/>
    <w:rsid w:val="005C78EE"/>
    <w:rsid w:val="005D0C0B"/>
    <w:rsid w:val="005D57AC"/>
    <w:rsid w:val="005D7233"/>
    <w:rsid w:val="005F1856"/>
    <w:rsid w:val="005F1F54"/>
    <w:rsid w:val="005F23D2"/>
    <w:rsid w:val="005F3DB1"/>
    <w:rsid w:val="005F5A7A"/>
    <w:rsid w:val="005F69F9"/>
    <w:rsid w:val="00602ACB"/>
    <w:rsid w:val="00604451"/>
    <w:rsid w:val="00611DEE"/>
    <w:rsid w:val="00621359"/>
    <w:rsid w:val="00623AA2"/>
    <w:rsid w:val="0063095E"/>
    <w:rsid w:val="00632D5D"/>
    <w:rsid w:val="0063529B"/>
    <w:rsid w:val="006376C7"/>
    <w:rsid w:val="00640F1C"/>
    <w:rsid w:val="006467C6"/>
    <w:rsid w:val="00647059"/>
    <w:rsid w:val="00650761"/>
    <w:rsid w:val="00650D27"/>
    <w:rsid w:val="00651356"/>
    <w:rsid w:val="00651698"/>
    <w:rsid w:val="00651E53"/>
    <w:rsid w:val="006554CA"/>
    <w:rsid w:val="006631D9"/>
    <w:rsid w:val="006649F9"/>
    <w:rsid w:val="00670E1A"/>
    <w:rsid w:val="00682BF6"/>
    <w:rsid w:val="00685797"/>
    <w:rsid w:val="006955D7"/>
    <w:rsid w:val="00696ABE"/>
    <w:rsid w:val="006B0A8E"/>
    <w:rsid w:val="006B1DEC"/>
    <w:rsid w:val="006B21B9"/>
    <w:rsid w:val="006B2EDF"/>
    <w:rsid w:val="006B49BF"/>
    <w:rsid w:val="006B709E"/>
    <w:rsid w:val="006C39BC"/>
    <w:rsid w:val="006C4BB4"/>
    <w:rsid w:val="006D018C"/>
    <w:rsid w:val="006D01B1"/>
    <w:rsid w:val="006D29C7"/>
    <w:rsid w:val="006D3BA6"/>
    <w:rsid w:val="006D41DC"/>
    <w:rsid w:val="006D6E35"/>
    <w:rsid w:val="006D7B9D"/>
    <w:rsid w:val="006D7C76"/>
    <w:rsid w:val="006E3CDA"/>
    <w:rsid w:val="006F7140"/>
    <w:rsid w:val="00700680"/>
    <w:rsid w:val="00706C13"/>
    <w:rsid w:val="00710128"/>
    <w:rsid w:val="007111C7"/>
    <w:rsid w:val="00715115"/>
    <w:rsid w:val="00716766"/>
    <w:rsid w:val="007206D7"/>
    <w:rsid w:val="0072252A"/>
    <w:rsid w:val="0072264D"/>
    <w:rsid w:val="007367A7"/>
    <w:rsid w:val="007368AA"/>
    <w:rsid w:val="007426E7"/>
    <w:rsid w:val="00745A70"/>
    <w:rsid w:val="00747F5E"/>
    <w:rsid w:val="00751E10"/>
    <w:rsid w:val="00754306"/>
    <w:rsid w:val="0076040A"/>
    <w:rsid w:val="00762E09"/>
    <w:rsid w:val="00763814"/>
    <w:rsid w:val="00766664"/>
    <w:rsid w:val="007711CF"/>
    <w:rsid w:val="00790006"/>
    <w:rsid w:val="00790103"/>
    <w:rsid w:val="00792E7A"/>
    <w:rsid w:val="00792E84"/>
    <w:rsid w:val="007955AD"/>
    <w:rsid w:val="007B0A6E"/>
    <w:rsid w:val="007B20FC"/>
    <w:rsid w:val="007B5605"/>
    <w:rsid w:val="007B76E7"/>
    <w:rsid w:val="007C6083"/>
    <w:rsid w:val="007D5B6B"/>
    <w:rsid w:val="007F0156"/>
    <w:rsid w:val="007F1E21"/>
    <w:rsid w:val="007F3A01"/>
    <w:rsid w:val="007F5BE1"/>
    <w:rsid w:val="00816CFA"/>
    <w:rsid w:val="00821D3E"/>
    <w:rsid w:val="0082323C"/>
    <w:rsid w:val="00823387"/>
    <w:rsid w:val="0082523D"/>
    <w:rsid w:val="00827D79"/>
    <w:rsid w:val="00830F49"/>
    <w:rsid w:val="00832465"/>
    <w:rsid w:val="00836665"/>
    <w:rsid w:val="0084256F"/>
    <w:rsid w:val="00843E0D"/>
    <w:rsid w:val="00843E9A"/>
    <w:rsid w:val="00850634"/>
    <w:rsid w:val="00852323"/>
    <w:rsid w:val="00854644"/>
    <w:rsid w:val="00862B41"/>
    <w:rsid w:val="0086364C"/>
    <w:rsid w:val="00872EBE"/>
    <w:rsid w:val="0087415D"/>
    <w:rsid w:val="008761CD"/>
    <w:rsid w:val="00880939"/>
    <w:rsid w:val="00881B3D"/>
    <w:rsid w:val="00886052"/>
    <w:rsid w:val="00887537"/>
    <w:rsid w:val="00894EAF"/>
    <w:rsid w:val="008A2742"/>
    <w:rsid w:val="008B6D57"/>
    <w:rsid w:val="008C0665"/>
    <w:rsid w:val="008C1E66"/>
    <w:rsid w:val="008D2636"/>
    <w:rsid w:val="008D27A4"/>
    <w:rsid w:val="008D4DB6"/>
    <w:rsid w:val="008E5218"/>
    <w:rsid w:val="008F1D65"/>
    <w:rsid w:val="008F2A4C"/>
    <w:rsid w:val="008F5F63"/>
    <w:rsid w:val="008F69E0"/>
    <w:rsid w:val="00907621"/>
    <w:rsid w:val="0091378B"/>
    <w:rsid w:val="00914581"/>
    <w:rsid w:val="009244A8"/>
    <w:rsid w:val="00925F2E"/>
    <w:rsid w:val="009349FC"/>
    <w:rsid w:val="009405FA"/>
    <w:rsid w:val="00944269"/>
    <w:rsid w:val="00945735"/>
    <w:rsid w:val="00947ED0"/>
    <w:rsid w:val="00952ECC"/>
    <w:rsid w:val="00953D27"/>
    <w:rsid w:val="0096109E"/>
    <w:rsid w:val="00963FA0"/>
    <w:rsid w:val="00974BDF"/>
    <w:rsid w:val="00976279"/>
    <w:rsid w:val="009776D3"/>
    <w:rsid w:val="009868AC"/>
    <w:rsid w:val="00993A8B"/>
    <w:rsid w:val="009A446F"/>
    <w:rsid w:val="009A6C0B"/>
    <w:rsid w:val="009B349A"/>
    <w:rsid w:val="009C0BAE"/>
    <w:rsid w:val="009C1B05"/>
    <w:rsid w:val="009C2714"/>
    <w:rsid w:val="009D2DF2"/>
    <w:rsid w:val="009D3945"/>
    <w:rsid w:val="009D5638"/>
    <w:rsid w:val="009E0FBF"/>
    <w:rsid w:val="009E1759"/>
    <w:rsid w:val="009E6791"/>
    <w:rsid w:val="009F7392"/>
    <w:rsid w:val="00A24D57"/>
    <w:rsid w:val="00A33EBB"/>
    <w:rsid w:val="00A37F3A"/>
    <w:rsid w:val="00A46DED"/>
    <w:rsid w:val="00A55BD8"/>
    <w:rsid w:val="00A55CB8"/>
    <w:rsid w:val="00A60FAE"/>
    <w:rsid w:val="00A64755"/>
    <w:rsid w:val="00A66092"/>
    <w:rsid w:val="00A81508"/>
    <w:rsid w:val="00A82115"/>
    <w:rsid w:val="00A82D24"/>
    <w:rsid w:val="00A82F84"/>
    <w:rsid w:val="00A91729"/>
    <w:rsid w:val="00A94D49"/>
    <w:rsid w:val="00A954F5"/>
    <w:rsid w:val="00A95BC6"/>
    <w:rsid w:val="00A96962"/>
    <w:rsid w:val="00A97005"/>
    <w:rsid w:val="00AA375D"/>
    <w:rsid w:val="00AA76E9"/>
    <w:rsid w:val="00AB1C3D"/>
    <w:rsid w:val="00AB356B"/>
    <w:rsid w:val="00AC1894"/>
    <w:rsid w:val="00AC1D2C"/>
    <w:rsid w:val="00AC6D39"/>
    <w:rsid w:val="00AD12A9"/>
    <w:rsid w:val="00AD32E7"/>
    <w:rsid w:val="00AD50BC"/>
    <w:rsid w:val="00AD6D5B"/>
    <w:rsid w:val="00AE7541"/>
    <w:rsid w:val="00AF30E7"/>
    <w:rsid w:val="00AF4CA8"/>
    <w:rsid w:val="00AF6EBA"/>
    <w:rsid w:val="00AF7A98"/>
    <w:rsid w:val="00B01DFE"/>
    <w:rsid w:val="00B1027A"/>
    <w:rsid w:val="00B106F7"/>
    <w:rsid w:val="00B1290E"/>
    <w:rsid w:val="00B2199B"/>
    <w:rsid w:val="00B21F04"/>
    <w:rsid w:val="00B24C8C"/>
    <w:rsid w:val="00B3738A"/>
    <w:rsid w:val="00B37904"/>
    <w:rsid w:val="00B41B26"/>
    <w:rsid w:val="00B55330"/>
    <w:rsid w:val="00B55CD7"/>
    <w:rsid w:val="00B575BD"/>
    <w:rsid w:val="00B57A5A"/>
    <w:rsid w:val="00B6077C"/>
    <w:rsid w:val="00B63A3C"/>
    <w:rsid w:val="00B65BD3"/>
    <w:rsid w:val="00B728D4"/>
    <w:rsid w:val="00B7456F"/>
    <w:rsid w:val="00B75C71"/>
    <w:rsid w:val="00B8085F"/>
    <w:rsid w:val="00B83B0A"/>
    <w:rsid w:val="00B937A3"/>
    <w:rsid w:val="00B9383A"/>
    <w:rsid w:val="00B93ADD"/>
    <w:rsid w:val="00B964A4"/>
    <w:rsid w:val="00BA354C"/>
    <w:rsid w:val="00BA6729"/>
    <w:rsid w:val="00BA6DAF"/>
    <w:rsid w:val="00BB1A7C"/>
    <w:rsid w:val="00BB3A68"/>
    <w:rsid w:val="00BB4E02"/>
    <w:rsid w:val="00BB568A"/>
    <w:rsid w:val="00BB6F88"/>
    <w:rsid w:val="00BB776D"/>
    <w:rsid w:val="00BC3703"/>
    <w:rsid w:val="00BD102A"/>
    <w:rsid w:val="00BD1177"/>
    <w:rsid w:val="00BD1AC9"/>
    <w:rsid w:val="00BD1E90"/>
    <w:rsid w:val="00BD5FD5"/>
    <w:rsid w:val="00BD68C1"/>
    <w:rsid w:val="00BE26E8"/>
    <w:rsid w:val="00C00050"/>
    <w:rsid w:val="00C1167C"/>
    <w:rsid w:val="00C12517"/>
    <w:rsid w:val="00C13147"/>
    <w:rsid w:val="00C21C60"/>
    <w:rsid w:val="00C236F1"/>
    <w:rsid w:val="00C23A0A"/>
    <w:rsid w:val="00C4318F"/>
    <w:rsid w:val="00C473F1"/>
    <w:rsid w:val="00C565AE"/>
    <w:rsid w:val="00C65BB8"/>
    <w:rsid w:val="00C65C22"/>
    <w:rsid w:val="00C7413C"/>
    <w:rsid w:val="00C81560"/>
    <w:rsid w:val="00C817CA"/>
    <w:rsid w:val="00C83BE2"/>
    <w:rsid w:val="00C9199B"/>
    <w:rsid w:val="00C93B61"/>
    <w:rsid w:val="00C93D08"/>
    <w:rsid w:val="00C942D6"/>
    <w:rsid w:val="00C9738E"/>
    <w:rsid w:val="00CA612F"/>
    <w:rsid w:val="00CB2DE3"/>
    <w:rsid w:val="00CB5A24"/>
    <w:rsid w:val="00CB776E"/>
    <w:rsid w:val="00CD43A1"/>
    <w:rsid w:val="00CD6250"/>
    <w:rsid w:val="00CF26D9"/>
    <w:rsid w:val="00D02B64"/>
    <w:rsid w:val="00D02B8A"/>
    <w:rsid w:val="00D07241"/>
    <w:rsid w:val="00D13456"/>
    <w:rsid w:val="00D13954"/>
    <w:rsid w:val="00D13C10"/>
    <w:rsid w:val="00D235B4"/>
    <w:rsid w:val="00D27903"/>
    <w:rsid w:val="00D30C8A"/>
    <w:rsid w:val="00D34260"/>
    <w:rsid w:val="00D460EF"/>
    <w:rsid w:val="00D47F53"/>
    <w:rsid w:val="00D51149"/>
    <w:rsid w:val="00D53FE0"/>
    <w:rsid w:val="00D5634A"/>
    <w:rsid w:val="00D623A3"/>
    <w:rsid w:val="00D71331"/>
    <w:rsid w:val="00D72562"/>
    <w:rsid w:val="00D76EB1"/>
    <w:rsid w:val="00D83342"/>
    <w:rsid w:val="00D86F45"/>
    <w:rsid w:val="00D902D3"/>
    <w:rsid w:val="00D91C48"/>
    <w:rsid w:val="00D921FF"/>
    <w:rsid w:val="00D93C26"/>
    <w:rsid w:val="00DA3740"/>
    <w:rsid w:val="00DA6A64"/>
    <w:rsid w:val="00DB0262"/>
    <w:rsid w:val="00DB50B1"/>
    <w:rsid w:val="00DB706F"/>
    <w:rsid w:val="00DC1501"/>
    <w:rsid w:val="00DD05D6"/>
    <w:rsid w:val="00DD4129"/>
    <w:rsid w:val="00DD4D87"/>
    <w:rsid w:val="00DD5A86"/>
    <w:rsid w:val="00DD6C43"/>
    <w:rsid w:val="00DD6DDF"/>
    <w:rsid w:val="00DE0759"/>
    <w:rsid w:val="00DE561C"/>
    <w:rsid w:val="00DE5D81"/>
    <w:rsid w:val="00DE7DCB"/>
    <w:rsid w:val="00DF6D2C"/>
    <w:rsid w:val="00E023FA"/>
    <w:rsid w:val="00E026CB"/>
    <w:rsid w:val="00E15515"/>
    <w:rsid w:val="00E172F7"/>
    <w:rsid w:val="00E17D2A"/>
    <w:rsid w:val="00E30C17"/>
    <w:rsid w:val="00E32B10"/>
    <w:rsid w:val="00E34C0B"/>
    <w:rsid w:val="00E35341"/>
    <w:rsid w:val="00E3628D"/>
    <w:rsid w:val="00E419DA"/>
    <w:rsid w:val="00E42794"/>
    <w:rsid w:val="00E44E64"/>
    <w:rsid w:val="00E51D67"/>
    <w:rsid w:val="00E54106"/>
    <w:rsid w:val="00E62108"/>
    <w:rsid w:val="00E62F85"/>
    <w:rsid w:val="00E63796"/>
    <w:rsid w:val="00E64F9F"/>
    <w:rsid w:val="00E70FB9"/>
    <w:rsid w:val="00E743FA"/>
    <w:rsid w:val="00E82422"/>
    <w:rsid w:val="00E83E95"/>
    <w:rsid w:val="00EA435D"/>
    <w:rsid w:val="00EC51E6"/>
    <w:rsid w:val="00EC7BE7"/>
    <w:rsid w:val="00ED3AE5"/>
    <w:rsid w:val="00EE12C0"/>
    <w:rsid w:val="00EE30EA"/>
    <w:rsid w:val="00EE6A6F"/>
    <w:rsid w:val="00EE6C70"/>
    <w:rsid w:val="00F0099E"/>
    <w:rsid w:val="00F03663"/>
    <w:rsid w:val="00F0693F"/>
    <w:rsid w:val="00F11809"/>
    <w:rsid w:val="00F145AE"/>
    <w:rsid w:val="00F151E3"/>
    <w:rsid w:val="00F15FA5"/>
    <w:rsid w:val="00F3150B"/>
    <w:rsid w:val="00F31A08"/>
    <w:rsid w:val="00F500BB"/>
    <w:rsid w:val="00F52945"/>
    <w:rsid w:val="00F54979"/>
    <w:rsid w:val="00F55C28"/>
    <w:rsid w:val="00F66D20"/>
    <w:rsid w:val="00F66FE0"/>
    <w:rsid w:val="00F675DE"/>
    <w:rsid w:val="00F764A9"/>
    <w:rsid w:val="00F805C4"/>
    <w:rsid w:val="00F80F49"/>
    <w:rsid w:val="00F82746"/>
    <w:rsid w:val="00F92FA3"/>
    <w:rsid w:val="00F94210"/>
    <w:rsid w:val="00FA12E3"/>
    <w:rsid w:val="00FA2DF7"/>
    <w:rsid w:val="00FB4CA8"/>
    <w:rsid w:val="00FB5A43"/>
    <w:rsid w:val="00FC2964"/>
    <w:rsid w:val="00FC4A7C"/>
    <w:rsid w:val="00FD478B"/>
    <w:rsid w:val="00FE0BB8"/>
    <w:rsid w:val="00FE64AE"/>
    <w:rsid w:val="00FF1B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AF2DB3"/>
  <w15:chartTrackingRefBased/>
  <w15:docId w15:val="{1CD02521-AE0D-4F1C-A3D5-D9049F1030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25AD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25AD2"/>
    <w:rPr>
      <w:color w:val="0563C1" w:themeColor="hyperlink"/>
      <w:u w:val="single"/>
    </w:rPr>
  </w:style>
  <w:style w:type="character" w:styleId="CommentReference">
    <w:name w:val="annotation reference"/>
    <w:basedOn w:val="DefaultParagraphFont"/>
    <w:uiPriority w:val="99"/>
    <w:semiHidden/>
    <w:unhideWhenUsed/>
    <w:rsid w:val="00525AD2"/>
    <w:rPr>
      <w:sz w:val="16"/>
      <w:szCs w:val="16"/>
    </w:rPr>
  </w:style>
  <w:style w:type="paragraph" w:styleId="CommentText">
    <w:name w:val="annotation text"/>
    <w:basedOn w:val="Normal"/>
    <w:link w:val="CommentTextChar"/>
    <w:uiPriority w:val="99"/>
    <w:unhideWhenUsed/>
    <w:rsid w:val="00525AD2"/>
    <w:pPr>
      <w:spacing w:line="240" w:lineRule="auto"/>
    </w:pPr>
    <w:rPr>
      <w:sz w:val="20"/>
      <w:szCs w:val="20"/>
    </w:rPr>
  </w:style>
  <w:style w:type="character" w:customStyle="1" w:styleId="CommentTextChar">
    <w:name w:val="Comment Text Char"/>
    <w:basedOn w:val="DefaultParagraphFont"/>
    <w:link w:val="CommentText"/>
    <w:uiPriority w:val="99"/>
    <w:rsid w:val="00525AD2"/>
    <w:rPr>
      <w:sz w:val="20"/>
      <w:szCs w:val="20"/>
    </w:rPr>
  </w:style>
  <w:style w:type="paragraph" w:styleId="CommentSubject">
    <w:name w:val="annotation subject"/>
    <w:basedOn w:val="CommentText"/>
    <w:next w:val="CommentText"/>
    <w:link w:val="CommentSubjectChar"/>
    <w:uiPriority w:val="99"/>
    <w:semiHidden/>
    <w:unhideWhenUsed/>
    <w:rsid w:val="00525AD2"/>
    <w:rPr>
      <w:b/>
      <w:bCs/>
    </w:rPr>
  </w:style>
  <w:style w:type="character" w:customStyle="1" w:styleId="CommentSubjectChar">
    <w:name w:val="Comment Subject Char"/>
    <w:basedOn w:val="CommentTextChar"/>
    <w:link w:val="CommentSubject"/>
    <w:uiPriority w:val="99"/>
    <w:semiHidden/>
    <w:rsid w:val="00525AD2"/>
    <w:rPr>
      <w:b/>
      <w:bCs/>
      <w:sz w:val="20"/>
      <w:szCs w:val="20"/>
    </w:rPr>
  </w:style>
  <w:style w:type="paragraph" w:styleId="BalloonText">
    <w:name w:val="Balloon Text"/>
    <w:basedOn w:val="Normal"/>
    <w:link w:val="BalloonTextChar"/>
    <w:uiPriority w:val="99"/>
    <w:semiHidden/>
    <w:unhideWhenUsed/>
    <w:rsid w:val="00525AD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25AD2"/>
    <w:rPr>
      <w:rFonts w:ascii="Segoe UI" w:hAnsi="Segoe UI" w:cs="Segoe UI"/>
      <w:sz w:val="18"/>
      <w:szCs w:val="18"/>
    </w:rPr>
  </w:style>
  <w:style w:type="paragraph" w:styleId="HTMLPreformatted">
    <w:name w:val="HTML Preformatted"/>
    <w:basedOn w:val="Normal"/>
    <w:link w:val="HTMLPreformattedChar"/>
    <w:uiPriority w:val="99"/>
    <w:semiHidden/>
    <w:unhideWhenUsed/>
    <w:rsid w:val="00525A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25AD2"/>
    <w:rPr>
      <w:rFonts w:ascii="Courier New" w:eastAsia="Times New Roman" w:hAnsi="Courier New" w:cs="Courier New"/>
      <w:sz w:val="20"/>
      <w:szCs w:val="20"/>
    </w:rPr>
  </w:style>
  <w:style w:type="character" w:customStyle="1" w:styleId="gd15mcfceub">
    <w:name w:val="gd15mcfceub"/>
    <w:basedOn w:val="DefaultParagraphFont"/>
    <w:rsid w:val="00525AD2"/>
  </w:style>
  <w:style w:type="character" w:styleId="HTMLCite">
    <w:name w:val="HTML Cite"/>
    <w:basedOn w:val="DefaultParagraphFont"/>
    <w:uiPriority w:val="99"/>
    <w:semiHidden/>
    <w:rsid w:val="00525AD2"/>
    <w:rPr>
      <w:rFonts w:cs="Times New Roman"/>
      <w:i/>
      <w:iCs/>
    </w:rPr>
  </w:style>
  <w:style w:type="paragraph" w:customStyle="1" w:styleId="Default">
    <w:name w:val="Default"/>
    <w:rsid w:val="00525AD2"/>
    <w:pPr>
      <w:autoSpaceDE w:val="0"/>
      <w:autoSpaceDN w:val="0"/>
      <w:adjustRightInd w:val="0"/>
      <w:spacing w:after="0" w:line="240" w:lineRule="auto"/>
    </w:pPr>
    <w:rPr>
      <w:rFonts w:ascii="Calibri" w:eastAsia="Times New Roman" w:hAnsi="Calibri" w:cs="Calibri"/>
      <w:color w:val="000000"/>
      <w:sz w:val="24"/>
      <w:szCs w:val="24"/>
    </w:rPr>
  </w:style>
  <w:style w:type="character" w:styleId="Strong">
    <w:name w:val="Strong"/>
    <w:basedOn w:val="DefaultParagraphFont"/>
    <w:uiPriority w:val="99"/>
    <w:qFormat/>
    <w:rsid w:val="00525AD2"/>
    <w:rPr>
      <w:rFonts w:cs="Times New Roman"/>
      <w:b/>
      <w:bCs/>
    </w:rPr>
  </w:style>
  <w:style w:type="character" w:styleId="Emphasis">
    <w:name w:val="Emphasis"/>
    <w:basedOn w:val="DefaultParagraphFont"/>
    <w:uiPriority w:val="20"/>
    <w:qFormat/>
    <w:rsid w:val="00525AD2"/>
    <w:rPr>
      <w:i/>
      <w:iCs/>
    </w:rPr>
  </w:style>
  <w:style w:type="paragraph" w:styleId="Header">
    <w:name w:val="header"/>
    <w:basedOn w:val="Normal"/>
    <w:link w:val="HeaderChar"/>
    <w:uiPriority w:val="99"/>
    <w:unhideWhenUsed/>
    <w:rsid w:val="00525AD2"/>
    <w:pPr>
      <w:tabs>
        <w:tab w:val="center" w:pos="4680"/>
        <w:tab w:val="right" w:pos="9360"/>
      </w:tabs>
      <w:spacing w:after="0" w:line="240" w:lineRule="auto"/>
    </w:pPr>
  </w:style>
  <w:style w:type="character" w:customStyle="1" w:styleId="HeaderChar">
    <w:name w:val="Header Char"/>
    <w:basedOn w:val="DefaultParagraphFont"/>
    <w:link w:val="Header"/>
    <w:uiPriority w:val="99"/>
    <w:rsid w:val="00525AD2"/>
  </w:style>
  <w:style w:type="paragraph" w:styleId="Footer">
    <w:name w:val="footer"/>
    <w:basedOn w:val="Normal"/>
    <w:link w:val="FooterChar"/>
    <w:uiPriority w:val="99"/>
    <w:unhideWhenUsed/>
    <w:rsid w:val="00525AD2"/>
    <w:pPr>
      <w:tabs>
        <w:tab w:val="center" w:pos="4680"/>
        <w:tab w:val="right" w:pos="9360"/>
      </w:tabs>
      <w:spacing w:after="0" w:line="240" w:lineRule="auto"/>
    </w:pPr>
  </w:style>
  <w:style w:type="character" w:customStyle="1" w:styleId="FooterChar">
    <w:name w:val="Footer Char"/>
    <w:basedOn w:val="DefaultParagraphFont"/>
    <w:link w:val="Footer"/>
    <w:uiPriority w:val="99"/>
    <w:rsid w:val="00525AD2"/>
  </w:style>
  <w:style w:type="character" w:styleId="PlaceholderText">
    <w:name w:val="Placeholder Text"/>
    <w:basedOn w:val="DefaultParagraphFont"/>
    <w:uiPriority w:val="99"/>
    <w:semiHidden/>
    <w:rsid w:val="00525AD2"/>
    <w:rPr>
      <w:color w:val="808080"/>
    </w:rPr>
  </w:style>
  <w:style w:type="character" w:styleId="LineNumber">
    <w:name w:val="line number"/>
    <w:basedOn w:val="DefaultParagraphFont"/>
    <w:uiPriority w:val="99"/>
    <w:semiHidden/>
    <w:unhideWhenUsed/>
    <w:rsid w:val="00525AD2"/>
  </w:style>
  <w:style w:type="paragraph" w:styleId="Revision">
    <w:name w:val="Revision"/>
    <w:hidden/>
    <w:uiPriority w:val="99"/>
    <w:semiHidden/>
    <w:rsid w:val="00872EBE"/>
    <w:pPr>
      <w:spacing w:after="0" w:line="240" w:lineRule="auto"/>
    </w:pPr>
  </w:style>
  <w:style w:type="paragraph" w:styleId="Bibliography">
    <w:name w:val="Bibliography"/>
    <w:basedOn w:val="Normal"/>
    <w:next w:val="Normal"/>
    <w:uiPriority w:val="37"/>
    <w:semiHidden/>
    <w:unhideWhenUsed/>
    <w:rsid w:val="00872EBE"/>
  </w:style>
  <w:style w:type="paragraph" w:styleId="ListParagraph">
    <w:name w:val="List Paragraph"/>
    <w:basedOn w:val="Normal"/>
    <w:uiPriority w:val="34"/>
    <w:qFormat/>
    <w:rsid w:val="0029749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8760472">
      <w:bodyDiv w:val="1"/>
      <w:marLeft w:val="0"/>
      <w:marRight w:val="0"/>
      <w:marTop w:val="0"/>
      <w:marBottom w:val="0"/>
      <w:divBdr>
        <w:top w:val="none" w:sz="0" w:space="0" w:color="auto"/>
        <w:left w:val="none" w:sz="0" w:space="0" w:color="auto"/>
        <w:bottom w:val="none" w:sz="0" w:space="0" w:color="auto"/>
        <w:right w:val="none" w:sz="0" w:space="0" w:color="auto"/>
      </w:divBdr>
    </w:div>
    <w:div w:id="380635701">
      <w:bodyDiv w:val="1"/>
      <w:marLeft w:val="0"/>
      <w:marRight w:val="0"/>
      <w:marTop w:val="0"/>
      <w:marBottom w:val="0"/>
      <w:divBdr>
        <w:top w:val="none" w:sz="0" w:space="0" w:color="auto"/>
        <w:left w:val="none" w:sz="0" w:space="0" w:color="auto"/>
        <w:bottom w:val="none" w:sz="0" w:space="0" w:color="auto"/>
        <w:right w:val="none" w:sz="0" w:space="0" w:color="auto"/>
      </w:divBdr>
    </w:div>
    <w:div w:id="421876655">
      <w:bodyDiv w:val="1"/>
      <w:marLeft w:val="0"/>
      <w:marRight w:val="0"/>
      <w:marTop w:val="0"/>
      <w:marBottom w:val="0"/>
      <w:divBdr>
        <w:top w:val="none" w:sz="0" w:space="0" w:color="auto"/>
        <w:left w:val="none" w:sz="0" w:space="0" w:color="auto"/>
        <w:bottom w:val="none" w:sz="0" w:space="0" w:color="auto"/>
        <w:right w:val="none" w:sz="0" w:space="0" w:color="auto"/>
      </w:divBdr>
    </w:div>
    <w:div w:id="444349262">
      <w:bodyDiv w:val="1"/>
      <w:marLeft w:val="0"/>
      <w:marRight w:val="0"/>
      <w:marTop w:val="0"/>
      <w:marBottom w:val="0"/>
      <w:divBdr>
        <w:top w:val="none" w:sz="0" w:space="0" w:color="auto"/>
        <w:left w:val="none" w:sz="0" w:space="0" w:color="auto"/>
        <w:bottom w:val="none" w:sz="0" w:space="0" w:color="auto"/>
        <w:right w:val="none" w:sz="0" w:space="0" w:color="auto"/>
      </w:divBdr>
    </w:div>
    <w:div w:id="499659527">
      <w:bodyDiv w:val="1"/>
      <w:marLeft w:val="0"/>
      <w:marRight w:val="0"/>
      <w:marTop w:val="0"/>
      <w:marBottom w:val="0"/>
      <w:divBdr>
        <w:top w:val="none" w:sz="0" w:space="0" w:color="auto"/>
        <w:left w:val="none" w:sz="0" w:space="0" w:color="auto"/>
        <w:bottom w:val="none" w:sz="0" w:space="0" w:color="auto"/>
        <w:right w:val="none" w:sz="0" w:space="0" w:color="auto"/>
      </w:divBdr>
    </w:div>
    <w:div w:id="571238775">
      <w:bodyDiv w:val="1"/>
      <w:marLeft w:val="0"/>
      <w:marRight w:val="0"/>
      <w:marTop w:val="0"/>
      <w:marBottom w:val="0"/>
      <w:divBdr>
        <w:top w:val="none" w:sz="0" w:space="0" w:color="auto"/>
        <w:left w:val="none" w:sz="0" w:space="0" w:color="auto"/>
        <w:bottom w:val="none" w:sz="0" w:space="0" w:color="auto"/>
        <w:right w:val="none" w:sz="0" w:space="0" w:color="auto"/>
      </w:divBdr>
    </w:div>
    <w:div w:id="683871175">
      <w:bodyDiv w:val="1"/>
      <w:marLeft w:val="0"/>
      <w:marRight w:val="0"/>
      <w:marTop w:val="0"/>
      <w:marBottom w:val="0"/>
      <w:divBdr>
        <w:top w:val="none" w:sz="0" w:space="0" w:color="auto"/>
        <w:left w:val="none" w:sz="0" w:space="0" w:color="auto"/>
        <w:bottom w:val="none" w:sz="0" w:space="0" w:color="auto"/>
        <w:right w:val="none" w:sz="0" w:space="0" w:color="auto"/>
      </w:divBdr>
    </w:div>
    <w:div w:id="700014814">
      <w:bodyDiv w:val="1"/>
      <w:marLeft w:val="0"/>
      <w:marRight w:val="0"/>
      <w:marTop w:val="0"/>
      <w:marBottom w:val="0"/>
      <w:divBdr>
        <w:top w:val="none" w:sz="0" w:space="0" w:color="auto"/>
        <w:left w:val="none" w:sz="0" w:space="0" w:color="auto"/>
        <w:bottom w:val="none" w:sz="0" w:space="0" w:color="auto"/>
        <w:right w:val="none" w:sz="0" w:space="0" w:color="auto"/>
      </w:divBdr>
    </w:div>
    <w:div w:id="791051150">
      <w:bodyDiv w:val="1"/>
      <w:marLeft w:val="0"/>
      <w:marRight w:val="0"/>
      <w:marTop w:val="0"/>
      <w:marBottom w:val="0"/>
      <w:divBdr>
        <w:top w:val="none" w:sz="0" w:space="0" w:color="auto"/>
        <w:left w:val="none" w:sz="0" w:space="0" w:color="auto"/>
        <w:bottom w:val="none" w:sz="0" w:space="0" w:color="auto"/>
        <w:right w:val="none" w:sz="0" w:space="0" w:color="auto"/>
      </w:divBdr>
    </w:div>
    <w:div w:id="860779490">
      <w:bodyDiv w:val="1"/>
      <w:marLeft w:val="0"/>
      <w:marRight w:val="0"/>
      <w:marTop w:val="0"/>
      <w:marBottom w:val="0"/>
      <w:divBdr>
        <w:top w:val="none" w:sz="0" w:space="0" w:color="auto"/>
        <w:left w:val="none" w:sz="0" w:space="0" w:color="auto"/>
        <w:bottom w:val="none" w:sz="0" w:space="0" w:color="auto"/>
        <w:right w:val="none" w:sz="0" w:space="0" w:color="auto"/>
      </w:divBdr>
    </w:div>
    <w:div w:id="937296708">
      <w:bodyDiv w:val="1"/>
      <w:marLeft w:val="0"/>
      <w:marRight w:val="0"/>
      <w:marTop w:val="0"/>
      <w:marBottom w:val="0"/>
      <w:divBdr>
        <w:top w:val="none" w:sz="0" w:space="0" w:color="auto"/>
        <w:left w:val="none" w:sz="0" w:space="0" w:color="auto"/>
        <w:bottom w:val="none" w:sz="0" w:space="0" w:color="auto"/>
        <w:right w:val="none" w:sz="0" w:space="0" w:color="auto"/>
      </w:divBdr>
    </w:div>
    <w:div w:id="939483186">
      <w:bodyDiv w:val="1"/>
      <w:marLeft w:val="0"/>
      <w:marRight w:val="0"/>
      <w:marTop w:val="0"/>
      <w:marBottom w:val="0"/>
      <w:divBdr>
        <w:top w:val="none" w:sz="0" w:space="0" w:color="auto"/>
        <w:left w:val="none" w:sz="0" w:space="0" w:color="auto"/>
        <w:bottom w:val="none" w:sz="0" w:space="0" w:color="auto"/>
        <w:right w:val="none" w:sz="0" w:space="0" w:color="auto"/>
      </w:divBdr>
    </w:div>
    <w:div w:id="940796014">
      <w:bodyDiv w:val="1"/>
      <w:marLeft w:val="0"/>
      <w:marRight w:val="0"/>
      <w:marTop w:val="0"/>
      <w:marBottom w:val="0"/>
      <w:divBdr>
        <w:top w:val="none" w:sz="0" w:space="0" w:color="auto"/>
        <w:left w:val="none" w:sz="0" w:space="0" w:color="auto"/>
        <w:bottom w:val="none" w:sz="0" w:space="0" w:color="auto"/>
        <w:right w:val="none" w:sz="0" w:space="0" w:color="auto"/>
      </w:divBdr>
    </w:div>
    <w:div w:id="975329081">
      <w:bodyDiv w:val="1"/>
      <w:marLeft w:val="0"/>
      <w:marRight w:val="0"/>
      <w:marTop w:val="0"/>
      <w:marBottom w:val="0"/>
      <w:divBdr>
        <w:top w:val="none" w:sz="0" w:space="0" w:color="auto"/>
        <w:left w:val="none" w:sz="0" w:space="0" w:color="auto"/>
        <w:bottom w:val="none" w:sz="0" w:space="0" w:color="auto"/>
        <w:right w:val="none" w:sz="0" w:space="0" w:color="auto"/>
      </w:divBdr>
    </w:div>
    <w:div w:id="975840740">
      <w:bodyDiv w:val="1"/>
      <w:marLeft w:val="0"/>
      <w:marRight w:val="0"/>
      <w:marTop w:val="0"/>
      <w:marBottom w:val="0"/>
      <w:divBdr>
        <w:top w:val="none" w:sz="0" w:space="0" w:color="auto"/>
        <w:left w:val="none" w:sz="0" w:space="0" w:color="auto"/>
        <w:bottom w:val="none" w:sz="0" w:space="0" w:color="auto"/>
        <w:right w:val="none" w:sz="0" w:space="0" w:color="auto"/>
      </w:divBdr>
    </w:div>
    <w:div w:id="1170681554">
      <w:bodyDiv w:val="1"/>
      <w:marLeft w:val="0"/>
      <w:marRight w:val="0"/>
      <w:marTop w:val="0"/>
      <w:marBottom w:val="0"/>
      <w:divBdr>
        <w:top w:val="none" w:sz="0" w:space="0" w:color="auto"/>
        <w:left w:val="none" w:sz="0" w:space="0" w:color="auto"/>
        <w:bottom w:val="none" w:sz="0" w:space="0" w:color="auto"/>
        <w:right w:val="none" w:sz="0" w:space="0" w:color="auto"/>
      </w:divBdr>
    </w:div>
    <w:div w:id="1233078433">
      <w:bodyDiv w:val="1"/>
      <w:marLeft w:val="0"/>
      <w:marRight w:val="0"/>
      <w:marTop w:val="0"/>
      <w:marBottom w:val="0"/>
      <w:divBdr>
        <w:top w:val="none" w:sz="0" w:space="0" w:color="auto"/>
        <w:left w:val="none" w:sz="0" w:space="0" w:color="auto"/>
        <w:bottom w:val="none" w:sz="0" w:space="0" w:color="auto"/>
        <w:right w:val="none" w:sz="0" w:space="0" w:color="auto"/>
      </w:divBdr>
    </w:div>
    <w:div w:id="1385520637">
      <w:bodyDiv w:val="1"/>
      <w:marLeft w:val="0"/>
      <w:marRight w:val="0"/>
      <w:marTop w:val="0"/>
      <w:marBottom w:val="0"/>
      <w:divBdr>
        <w:top w:val="none" w:sz="0" w:space="0" w:color="auto"/>
        <w:left w:val="none" w:sz="0" w:space="0" w:color="auto"/>
        <w:bottom w:val="none" w:sz="0" w:space="0" w:color="auto"/>
        <w:right w:val="none" w:sz="0" w:space="0" w:color="auto"/>
      </w:divBdr>
    </w:div>
    <w:div w:id="1391885809">
      <w:bodyDiv w:val="1"/>
      <w:marLeft w:val="0"/>
      <w:marRight w:val="0"/>
      <w:marTop w:val="0"/>
      <w:marBottom w:val="0"/>
      <w:divBdr>
        <w:top w:val="none" w:sz="0" w:space="0" w:color="auto"/>
        <w:left w:val="none" w:sz="0" w:space="0" w:color="auto"/>
        <w:bottom w:val="none" w:sz="0" w:space="0" w:color="auto"/>
        <w:right w:val="none" w:sz="0" w:space="0" w:color="auto"/>
      </w:divBdr>
    </w:div>
    <w:div w:id="1406107298">
      <w:bodyDiv w:val="1"/>
      <w:marLeft w:val="0"/>
      <w:marRight w:val="0"/>
      <w:marTop w:val="0"/>
      <w:marBottom w:val="0"/>
      <w:divBdr>
        <w:top w:val="none" w:sz="0" w:space="0" w:color="auto"/>
        <w:left w:val="none" w:sz="0" w:space="0" w:color="auto"/>
        <w:bottom w:val="none" w:sz="0" w:space="0" w:color="auto"/>
        <w:right w:val="none" w:sz="0" w:space="0" w:color="auto"/>
      </w:divBdr>
    </w:div>
    <w:div w:id="1467310504">
      <w:bodyDiv w:val="1"/>
      <w:marLeft w:val="0"/>
      <w:marRight w:val="0"/>
      <w:marTop w:val="0"/>
      <w:marBottom w:val="0"/>
      <w:divBdr>
        <w:top w:val="none" w:sz="0" w:space="0" w:color="auto"/>
        <w:left w:val="none" w:sz="0" w:space="0" w:color="auto"/>
        <w:bottom w:val="none" w:sz="0" w:space="0" w:color="auto"/>
        <w:right w:val="none" w:sz="0" w:space="0" w:color="auto"/>
      </w:divBdr>
    </w:div>
    <w:div w:id="1498766113">
      <w:bodyDiv w:val="1"/>
      <w:marLeft w:val="0"/>
      <w:marRight w:val="0"/>
      <w:marTop w:val="0"/>
      <w:marBottom w:val="0"/>
      <w:divBdr>
        <w:top w:val="none" w:sz="0" w:space="0" w:color="auto"/>
        <w:left w:val="none" w:sz="0" w:space="0" w:color="auto"/>
        <w:bottom w:val="none" w:sz="0" w:space="0" w:color="auto"/>
        <w:right w:val="none" w:sz="0" w:space="0" w:color="auto"/>
      </w:divBdr>
    </w:div>
    <w:div w:id="1896700462">
      <w:bodyDiv w:val="1"/>
      <w:marLeft w:val="0"/>
      <w:marRight w:val="0"/>
      <w:marTop w:val="0"/>
      <w:marBottom w:val="0"/>
      <w:divBdr>
        <w:top w:val="none" w:sz="0" w:space="0" w:color="auto"/>
        <w:left w:val="none" w:sz="0" w:space="0" w:color="auto"/>
        <w:bottom w:val="none" w:sz="0" w:space="0" w:color="auto"/>
        <w:right w:val="none" w:sz="0" w:space="0" w:color="auto"/>
      </w:divBdr>
    </w:div>
    <w:div w:id="1915821029">
      <w:bodyDiv w:val="1"/>
      <w:marLeft w:val="0"/>
      <w:marRight w:val="0"/>
      <w:marTop w:val="0"/>
      <w:marBottom w:val="0"/>
      <w:divBdr>
        <w:top w:val="none" w:sz="0" w:space="0" w:color="auto"/>
        <w:left w:val="none" w:sz="0" w:space="0" w:color="auto"/>
        <w:bottom w:val="none" w:sz="0" w:space="0" w:color="auto"/>
        <w:right w:val="none" w:sz="0" w:space="0" w:color="auto"/>
      </w:divBdr>
    </w:div>
    <w:div w:id="1962762624">
      <w:bodyDiv w:val="1"/>
      <w:marLeft w:val="0"/>
      <w:marRight w:val="0"/>
      <w:marTop w:val="0"/>
      <w:marBottom w:val="0"/>
      <w:divBdr>
        <w:top w:val="none" w:sz="0" w:space="0" w:color="auto"/>
        <w:left w:val="none" w:sz="0" w:space="0" w:color="auto"/>
        <w:bottom w:val="none" w:sz="0" w:space="0" w:color="auto"/>
        <w:right w:val="none" w:sz="0" w:space="0" w:color="auto"/>
      </w:divBdr>
    </w:div>
    <w:div w:id="1986665996">
      <w:bodyDiv w:val="1"/>
      <w:marLeft w:val="0"/>
      <w:marRight w:val="0"/>
      <w:marTop w:val="0"/>
      <w:marBottom w:val="0"/>
      <w:divBdr>
        <w:top w:val="none" w:sz="0" w:space="0" w:color="auto"/>
        <w:left w:val="none" w:sz="0" w:space="0" w:color="auto"/>
        <w:bottom w:val="none" w:sz="0" w:space="0" w:color="auto"/>
        <w:right w:val="none" w:sz="0" w:space="0" w:color="auto"/>
      </w:divBdr>
    </w:div>
    <w:div w:id="1987785054">
      <w:bodyDiv w:val="1"/>
      <w:marLeft w:val="0"/>
      <w:marRight w:val="0"/>
      <w:marTop w:val="0"/>
      <w:marBottom w:val="0"/>
      <w:divBdr>
        <w:top w:val="none" w:sz="0" w:space="0" w:color="auto"/>
        <w:left w:val="none" w:sz="0" w:space="0" w:color="auto"/>
        <w:bottom w:val="none" w:sz="0" w:space="0" w:color="auto"/>
        <w:right w:val="none" w:sz="0" w:space="0" w:color="auto"/>
      </w:divBdr>
    </w:div>
    <w:div w:id="20870714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hyperlink" Target="https://CRAN.R-project.org/package=MuMIn" TargetMode="External"/><Relationship Id="rId18" Type="http://schemas.openxmlformats.org/officeDocument/2006/relationships/image" Target="media/image3.jpe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comments" Target="comments.xml"/><Relationship Id="rId12" Type="http://schemas.openxmlformats.org/officeDocument/2006/relationships/hyperlink" Target="http://apdrc.soest.hawaii.edu/erddap/griddap/" TargetMode="External"/><Relationship Id="rId17" Type="http://schemas.openxmlformats.org/officeDocument/2006/relationships/image" Target="media/image2.jpeg"/><Relationship Id="rId2" Type="http://schemas.openxmlformats.org/officeDocument/2006/relationships/styles" Target="styles.xml"/><Relationship Id="rId16" Type="http://schemas.openxmlformats.org/officeDocument/2006/relationships/image" Target="media/image1.jpeg"/><Relationship Id="rId20"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ncdc.noaa.gov/data-access/marineocean-data/extended-reconstructed-sea-surface-temperature-ersst-v5"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s://www.ncdc.noaa.gov/teleconnections/"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jon.richar@noaa.gov" TargetMode="External"/><Relationship Id="rId14" Type="http://schemas.openxmlformats.org/officeDocument/2006/relationships/hyperlink" Target="https://www.R-project.org" TargetMode="External"/><Relationship Id="rId22"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6672</TotalTime>
  <Pages>32</Pages>
  <Words>7790</Words>
  <Characters>44409</Characters>
  <Application>Microsoft Office Word</Application>
  <DocSecurity>0</DocSecurity>
  <Lines>370</Lines>
  <Paragraphs>104</Paragraphs>
  <ScaleCrop>false</ScaleCrop>
  <HeadingPairs>
    <vt:vector size="2" baseType="variant">
      <vt:variant>
        <vt:lpstr>Title</vt:lpstr>
      </vt:variant>
      <vt:variant>
        <vt:i4>1</vt:i4>
      </vt:variant>
    </vt:vector>
  </HeadingPairs>
  <TitlesOfParts>
    <vt:vector size="1" baseType="lpstr">
      <vt:lpstr/>
    </vt:vector>
  </TitlesOfParts>
  <Company>NOAA AFSC</Company>
  <LinksUpToDate>false</LinksUpToDate>
  <CharactersWithSpaces>52095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Jon.Richar</dc:creator>
  <cp:keywords/>
  <dc:description/>
  <cp:lastModifiedBy>Jon.Richar</cp:lastModifiedBy>
  <cp:revision>24</cp:revision>
  <cp:lastPrinted>2023-02-01T23:48:00Z</cp:lastPrinted>
  <dcterms:created xsi:type="dcterms:W3CDTF">2024-04-06T22:37:00Z</dcterms:created>
  <dcterms:modified xsi:type="dcterms:W3CDTF">2024-09-17T17:42:00Z</dcterms:modified>
</cp:coreProperties>
</file>